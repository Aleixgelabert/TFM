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1B1FC" w14:textId="77777777" w:rsidR="00F30594" w:rsidRPr="00014E51" w:rsidRDefault="00000000" w:rsidP="00113560">
      <w:pPr>
        <w:pStyle w:val="Ttulo"/>
        <w:jc w:val="center"/>
        <w:rPr>
          <w:rFonts w:ascii="Calibri" w:hAnsi="Calibri" w:cs="Calibri"/>
          <w:lang w:val="ca-ES"/>
        </w:rPr>
      </w:pPr>
      <w:r w:rsidRPr="00014E51">
        <w:rPr>
          <w:rFonts w:ascii="Calibri" w:hAnsi="Calibri" w:cs="Calibri"/>
          <w:lang w:val="ca-ES"/>
        </w:rPr>
        <w:t>Treball Final de Màster</w:t>
      </w:r>
    </w:p>
    <w:p w14:paraId="28760D14" w14:textId="6A1864B5" w:rsidR="00F30594" w:rsidRPr="00014E51" w:rsidRDefault="00000000" w:rsidP="00113560">
      <w:pPr>
        <w:pStyle w:val="Subttulo"/>
        <w:jc w:val="center"/>
        <w:rPr>
          <w:rFonts w:ascii="Calibri" w:hAnsi="Calibri" w:cs="Calibri"/>
          <w:lang w:val="ca-ES"/>
        </w:rPr>
      </w:pPr>
      <w:r w:rsidRPr="00014E51">
        <w:rPr>
          <w:rFonts w:ascii="Calibri" w:hAnsi="Calibri" w:cs="Calibri"/>
          <w:lang w:val="ca-ES"/>
        </w:rPr>
        <w:t>Mecatrònic</w:t>
      </w:r>
      <w:r w:rsidR="00FA225A" w:rsidRPr="00014E51">
        <w:rPr>
          <w:rFonts w:ascii="Calibri" w:hAnsi="Calibri" w:cs="Calibri"/>
          <w:lang w:val="ca-ES"/>
        </w:rPr>
        <w:t>a: Tecnologies, Sistemes Industrials i Mobilitat Elèctric</w:t>
      </w:r>
      <w:r w:rsidRPr="00014E51">
        <w:rPr>
          <w:rFonts w:ascii="Calibri" w:hAnsi="Calibri" w:cs="Calibri"/>
          <w:lang w:val="ca-ES"/>
        </w:rPr>
        <w:t>a</w:t>
      </w:r>
    </w:p>
    <w:p w14:paraId="53E08DE8" w14:textId="77777777" w:rsidR="00F30594" w:rsidRPr="00014E51" w:rsidRDefault="00000000" w:rsidP="00113560">
      <w:pPr>
        <w:jc w:val="center"/>
        <w:rPr>
          <w:rFonts w:ascii="Calibri" w:hAnsi="Calibri" w:cs="Calibri"/>
          <w:lang w:val="ca-ES"/>
        </w:rPr>
      </w:pPr>
      <w:r w:rsidRPr="00014E51">
        <w:rPr>
          <w:rFonts w:ascii="Calibri" w:hAnsi="Calibri" w:cs="Calibri"/>
          <w:lang w:val="ca-ES"/>
        </w:rPr>
        <w:br/>
      </w:r>
    </w:p>
    <w:p w14:paraId="68B0EEB8" w14:textId="683F7521" w:rsidR="00F30594" w:rsidRPr="00014E51" w:rsidRDefault="00000000" w:rsidP="00113560">
      <w:pPr>
        <w:jc w:val="center"/>
        <w:rPr>
          <w:rFonts w:ascii="Calibri" w:hAnsi="Calibri" w:cs="Calibri"/>
          <w:sz w:val="32"/>
          <w:szCs w:val="32"/>
          <w:lang w:val="ca-ES"/>
        </w:rPr>
      </w:pPr>
      <w:r w:rsidRPr="00014E51">
        <w:rPr>
          <w:rFonts w:ascii="Calibri" w:hAnsi="Calibri" w:cs="Calibri"/>
          <w:b/>
          <w:sz w:val="32"/>
          <w:szCs w:val="32"/>
          <w:lang w:val="ca-ES"/>
        </w:rPr>
        <w:t>Desenvolupament d’un comandament sense fils per al control de sistemes connectats a un</w:t>
      </w:r>
      <w:r w:rsidR="00FA225A" w:rsidRPr="00014E51">
        <w:rPr>
          <w:rFonts w:ascii="Calibri" w:hAnsi="Calibri" w:cs="Calibri"/>
          <w:b/>
          <w:sz w:val="32"/>
          <w:szCs w:val="32"/>
          <w:lang w:val="ca-ES"/>
        </w:rPr>
        <w:t xml:space="preserve"> </w:t>
      </w:r>
      <w:r w:rsidR="00DC3CB8" w:rsidRPr="00014E51">
        <w:rPr>
          <w:rFonts w:ascii="Calibri" w:hAnsi="Calibri" w:cs="Calibri"/>
          <w:b/>
          <w:sz w:val="32"/>
          <w:szCs w:val="32"/>
          <w:lang w:val="ca-ES"/>
        </w:rPr>
        <w:t>autòmat</w:t>
      </w:r>
      <w:r w:rsidRPr="00014E51">
        <w:rPr>
          <w:rFonts w:ascii="Calibri" w:hAnsi="Calibri" w:cs="Calibri"/>
          <w:b/>
          <w:sz w:val="32"/>
          <w:szCs w:val="32"/>
          <w:lang w:val="ca-ES"/>
        </w:rPr>
        <w:t xml:space="preserve"> existent d’una embarcació de regata</w:t>
      </w:r>
    </w:p>
    <w:p w14:paraId="323C2DCF" w14:textId="77777777" w:rsidR="00113560" w:rsidRPr="00014E51" w:rsidRDefault="00113560" w:rsidP="007535F4">
      <w:pPr>
        <w:jc w:val="both"/>
        <w:rPr>
          <w:rFonts w:ascii="Calibri" w:hAnsi="Calibri" w:cs="Calibri"/>
          <w:lang w:val="ca-ES"/>
        </w:rPr>
      </w:pPr>
    </w:p>
    <w:p w14:paraId="6EECA52A" w14:textId="77777777" w:rsidR="00113560" w:rsidRPr="00014E51" w:rsidRDefault="00113560" w:rsidP="007535F4">
      <w:pPr>
        <w:jc w:val="both"/>
        <w:rPr>
          <w:rFonts w:ascii="Calibri" w:hAnsi="Calibri" w:cs="Calibri"/>
          <w:lang w:val="ca-ES"/>
        </w:rPr>
      </w:pPr>
    </w:p>
    <w:p w14:paraId="344C2A5C" w14:textId="77777777" w:rsidR="00113560" w:rsidRPr="00014E51" w:rsidRDefault="00113560" w:rsidP="007535F4">
      <w:pPr>
        <w:jc w:val="both"/>
        <w:rPr>
          <w:rFonts w:ascii="Calibri" w:hAnsi="Calibri" w:cs="Calibri"/>
          <w:lang w:val="ca-ES"/>
        </w:rPr>
      </w:pPr>
    </w:p>
    <w:p w14:paraId="080FF52A" w14:textId="77777777" w:rsidR="00113560" w:rsidRPr="00014E51" w:rsidRDefault="00113560" w:rsidP="007535F4">
      <w:pPr>
        <w:jc w:val="both"/>
        <w:rPr>
          <w:rFonts w:ascii="Calibri" w:hAnsi="Calibri" w:cs="Calibri"/>
          <w:lang w:val="ca-ES"/>
        </w:rPr>
      </w:pPr>
    </w:p>
    <w:p w14:paraId="28C45123" w14:textId="77777777" w:rsidR="00113560" w:rsidRPr="00014E51" w:rsidRDefault="00113560" w:rsidP="007535F4">
      <w:pPr>
        <w:jc w:val="both"/>
        <w:rPr>
          <w:rFonts w:ascii="Calibri" w:hAnsi="Calibri" w:cs="Calibri"/>
          <w:lang w:val="ca-ES"/>
        </w:rPr>
      </w:pPr>
    </w:p>
    <w:p w14:paraId="66C30932" w14:textId="07892B3B" w:rsidR="00F30594" w:rsidRPr="00014E51" w:rsidRDefault="00000000" w:rsidP="007535F4">
      <w:pPr>
        <w:jc w:val="both"/>
        <w:rPr>
          <w:rFonts w:ascii="Calibri" w:hAnsi="Calibri" w:cs="Calibri"/>
          <w:lang w:val="ca-ES"/>
        </w:rPr>
      </w:pPr>
      <w:r w:rsidRPr="00014E51">
        <w:rPr>
          <w:rFonts w:ascii="Calibri" w:hAnsi="Calibri" w:cs="Calibri"/>
          <w:lang w:val="ca-ES"/>
        </w:rPr>
        <w:br/>
        <w:t xml:space="preserve">Autor/a: </w:t>
      </w:r>
      <w:r w:rsidR="00FA225A" w:rsidRPr="00014E51">
        <w:rPr>
          <w:rFonts w:ascii="Calibri" w:hAnsi="Calibri" w:cs="Calibri"/>
          <w:lang w:val="ca-ES"/>
        </w:rPr>
        <w:t>Aleix Gelabert Ponsdomènech</w:t>
      </w:r>
    </w:p>
    <w:p w14:paraId="6344A2C5" w14:textId="1CA380EE" w:rsidR="00F30594" w:rsidRPr="00014E51" w:rsidRDefault="00000000" w:rsidP="007535F4">
      <w:pPr>
        <w:jc w:val="both"/>
        <w:rPr>
          <w:rFonts w:ascii="Calibri" w:hAnsi="Calibri" w:cs="Calibri"/>
          <w:lang w:val="ca-ES"/>
        </w:rPr>
      </w:pPr>
      <w:r w:rsidRPr="00014E51">
        <w:rPr>
          <w:rFonts w:ascii="Calibri" w:hAnsi="Calibri" w:cs="Calibri"/>
          <w:lang w:val="ca-ES"/>
        </w:rPr>
        <w:t xml:space="preserve">Tutor/a: </w:t>
      </w:r>
      <w:r w:rsidR="00FA225A" w:rsidRPr="00014E51">
        <w:rPr>
          <w:rFonts w:ascii="Calibri" w:hAnsi="Calibri" w:cs="Calibri"/>
          <w:lang w:val="ca-ES"/>
        </w:rPr>
        <w:t>Oriol Boix</w:t>
      </w:r>
    </w:p>
    <w:p w14:paraId="5B255713" w14:textId="262CCAF0" w:rsidR="00F30594" w:rsidRPr="00014E51" w:rsidRDefault="00000000" w:rsidP="007535F4">
      <w:pPr>
        <w:jc w:val="both"/>
        <w:rPr>
          <w:rFonts w:ascii="Calibri" w:hAnsi="Calibri" w:cs="Calibri"/>
          <w:lang w:val="ca-ES"/>
        </w:rPr>
      </w:pPr>
      <w:r w:rsidRPr="00014E51">
        <w:rPr>
          <w:rFonts w:ascii="Calibri" w:hAnsi="Calibri" w:cs="Calibri"/>
          <w:lang w:val="ca-ES"/>
        </w:rPr>
        <w:t xml:space="preserve">Universitat: </w:t>
      </w:r>
      <w:r w:rsidR="00FA225A" w:rsidRPr="00014E51">
        <w:rPr>
          <w:rFonts w:ascii="Calibri" w:hAnsi="Calibri" w:cs="Calibri"/>
          <w:lang w:val="ca-ES"/>
        </w:rPr>
        <w:t>Universitat Politècnica de Catalunya</w:t>
      </w:r>
    </w:p>
    <w:p w14:paraId="428A693D" w14:textId="77777777" w:rsidR="00F30594" w:rsidRPr="00014E51" w:rsidRDefault="00000000" w:rsidP="007535F4">
      <w:pPr>
        <w:jc w:val="both"/>
        <w:rPr>
          <w:rFonts w:ascii="Calibri" w:hAnsi="Calibri" w:cs="Calibri"/>
          <w:lang w:val="ca-ES"/>
        </w:rPr>
      </w:pPr>
      <w:r w:rsidRPr="00014E51">
        <w:rPr>
          <w:rFonts w:ascii="Calibri" w:hAnsi="Calibri" w:cs="Calibri"/>
          <w:lang w:val="ca-ES"/>
        </w:rPr>
        <w:t>Data de presentació: _________________________</w:t>
      </w:r>
    </w:p>
    <w:p w14:paraId="52F4343B" w14:textId="77777777" w:rsidR="00F30594" w:rsidRPr="00014E51" w:rsidRDefault="00000000" w:rsidP="007535F4">
      <w:pPr>
        <w:jc w:val="both"/>
        <w:rPr>
          <w:rFonts w:ascii="Calibri" w:hAnsi="Calibri" w:cs="Calibri"/>
          <w:lang w:val="ca-ES"/>
        </w:rPr>
      </w:pPr>
      <w:r w:rsidRPr="00014E51">
        <w:rPr>
          <w:rFonts w:ascii="Calibri" w:hAnsi="Calibri" w:cs="Calibri"/>
          <w:lang w:val="ca-ES"/>
        </w:rPr>
        <w:br/>
      </w:r>
      <w:r w:rsidRPr="00014E51">
        <w:rPr>
          <w:rFonts w:ascii="Calibri" w:hAnsi="Calibri" w:cs="Calibri"/>
          <w:lang w:val="ca-ES"/>
        </w:rPr>
        <w:br/>
      </w:r>
    </w:p>
    <w:p w14:paraId="7D84AAEC" w14:textId="77777777" w:rsidR="00F30594" w:rsidRPr="00014E51" w:rsidRDefault="00000000" w:rsidP="007535F4">
      <w:pPr>
        <w:jc w:val="both"/>
        <w:rPr>
          <w:rFonts w:ascii="Calibri" w:hAnsi="Calibri" w:cs="Calibri"/>
          <w:lang w:val="ca-ES"/>
        </w:rPr>
      </w:pPr>
      <w:r w:rsidRPr="00014E51">
        <w:rPr>
          <w:rFonts w:ascii="Calibri" w:hAnsi="Calibri" w:cs="Calibri"/>
          <w:i/>
          <w:lang w:val="ca-ES"/>
        </w:rPr>
        <w:t>Màster Universitari en Enginyeria Mecatrònica</w:t>
      </w:r>
    </w:p>
    <w:p w14:paraId="659E2AB9" w14:textId="77777777" w:rsidR="00F30594" w:rsidRPr="00014E51" w:rsidRDefault="00000000" w:rsidP="007535F4">
      <w:pPr>
        <w:jc w:val="both"/>
        <w:rPr>
          <w:rFonts w:ascii="Calibri" w:hAnsi="Calibri" w:cs="Calibri"/>
          <w:lang w:val="ca-ES"/>
        </w:rPr>
      </w:pPr>
      <w:r w:rsidRPr="00014E51">
        <w:rPr>
          <w:rFonts w:ascii="Calibri" w:hAnsi="Calibri" w:cs="Calibri"/>
          <w:lang w:val="ca-ES"/>
        </w:rPr>
        <w:br w:type="page"/>
      </w:r>
    </w:p>
    <w:p w14:paraId="7FD9F94F" w14:textId="77777777" w:rsidR="00F30594" w:rsidRPr="00014E51" w:rsidRDefault="00000000" w:rsidP="007535F4">
      <w:pPr>
        <w:pStyle w:val="Ttulo1"/>
        <w:jc w:val="both"/>
        <w:rPr>
          <w:rFonts w:ascii="Calibri" w:hAnsi="Calibri" w:cs="Calibri"/>
          <w:lang w:val="ca-ES"/>
        </w:rPr>
      </w:pPr>
      <w:r w:rsidRPr="00014E51">
        <w:rPr>
          <w:rFonts w:ascii="Calibri" w:hAnsi="Calibri" w:cs="Calibri"/>
          <w:lang w:val="ca-ES"/>
        </w:rPr>
        <w:lastRenderedPageBreak/>
        <w:t>Treball Final de Màster - Enginyeria Mecatrònica</w:t>
      </w:r>
    </w:p>
    <w:p w14:paraId="683E406F" w14:textId="77777777" w:rsidR="00F30594" w:rsidRPr="00014E51" w:rsidRDefault="00000000" w:rsidP="007535F4">
      <w:pPr>
        <w:jc w:val="both"/>
        <w:rPr>
          <w:rFonts w:ascii="Calibri" w:hAnsi="Calibri" w:cs="Calibri"/>
          <w:lang w:val="ca-ES"/>
        </w:rPr>
      </w:pPr>
      <w:r w:rsidRPr="00014E51">
        <w:rPr>
          <w:rFonts w:ascii="Calibri" w:hAnsi="Calibri" w:cs="Calibri"/>
          <w:lang w:val="ca-ES"/>
        </w:rPr>
        <w:t>Desenvolupament d’un comandament sense fils per al control de sistemes connectats a una PLC existent d’una embarcació de regata</w:t>
      </w:r>
    </w:p>
    <w:p w14:paraId="691126B6" w14:textId="42731861" w:rsidR="00F30594" w:rsidRPr="00014E51" w:rsidRDefault="00C83BE3" w:rsidP="007535F4">
      <w:pPr>
        <w:pStyle w:val="Ttulo1"/>
        <w:jc w:val="both"/>
        <w:rPr>
          <w:rFonts w:ascii="Calibri" w:hAnsi="Calibri" w:cs="Calibri"/>
          <w:lang w:val="ca-ES"/>
        </w:rPr>
      </w:pPr>
      <w:r w:rsidRPr="00014E51">
        <w:rPr>
          <w:rFonts w:ascii="Calibri" w:hAnsi="Calibri" w:cs="Calibri"/>
          <w:lang w:val="ca-ES"/>
        </w:rPr>
        <w:t>0</w:t>
      </w:r>
      <w:r w:rsidR="00000000" w:rsidRPr="00014E51">
        <w:rPr>
          <w:rFonts w:ascii="Calibri" w:hAnsi="Calibri" w:cs="Calibri"/>
          <w:lang w:val="ca-ES"/>
        </w:rPr>
        <w:t>. Resum / Abstract</w:t>
      </w:r>
    </w:p>
    <w:p w14:paraId="0A93E7D9" w14:textId="11210792" w:rsidR="00BF774F" w:rsidRPr="00014E51" w:rsidRDefault="00C83BE3" w:rsidP="007535F4">
      <w:pPr>
        <w:pStyle w:val="Ttulo2"/>
        <w:jc w:val="both"/>
        <w:rPr>
          <w:rFonts w:ascii="Calibri" w:hAnsi="Calibri" w:cs="Calibri"/>
          <w:lang w:val="ca-ES"/>
        </w:rPr>
      </w:pPr>
      <w:r w:rsidRPr="00014E51">
        <w:rPr>
          <w:rFonts w:ascii="Calibri" w:hAnsi="Calibri" w:cs="Calibri"/>
          <w:lang w:val="ca-ES"/>
        </w:rPr>
        <w:t>0</w:t>
      </w:r>
      <w:r w:rsidR="00BF774F" w:rsidRPr="00014E51">
        <w:rPr>
          <w:rFonts w:ascii="Calibri" w:hAnsi="Calibri" w:cs="Calibri"/>
          <w:lang w:val="ca-ES"/>
        </w:rPr>
        <w:t>.1. Resum (català)</w:t>
      </w:r>
    </w:p>
    <w:p w14:paraId="633C3D85" w14:textId="77777777" w:rsidR="00014E51" w:rsidRPr="00014E51" w:rsidRDefault="00014E51" w:rsidP="00014E51">
      <w:pPr>
        <w:pStyle w:val="NormalWeb"/>
        <w:jc w:val="both"/>
        <w:rPr>
          <w:rFonts w:ascii="Calibri" w:hAnsi="Calibri" w:cs="Calibri"/>
          <w:color w:val="000000"/>
          <w:lang w:val="ca-ES"/>
        </w:rPr>
      </w:pPr>
      <w:commentRangeStart w:id="0"/>
      <w:r w:rsidRPr="00014E51">
        <w:rPr>
          <w:rFonts w:ascii="Calibri" w:hAnsi="Calibri" w:cs="Calibri"/>
          <w:color w:val="000000"/>
          <w:lang w:val="ca-ES"/>
        </w:rPr>
        <w:t>Aquest Treball Final de Màster presenta el disseny, desenvolupament i validació d’un</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comandament sense fils</w:t>
      </w:r>
      <w:r w:rsidRPr="00014E51">
        <w:rPr>
          <w:rStyle w:val="apple-converted-space"/>
          <w:rFonts w:ascii="Calibri" w:hAnsi="Calibri" w:cs="Calibri"/>
          <w:color w:val="000000"/>
          <w:lang w:val="ca-ES"/>
        </w:rPr>
        <w:t> </w:t>
      </w:r>
      <w:r w:rsidRPr="00014E51">
        <w:rPr>
          <w:rFonts w:ascii="Calibri" w:hAnsi="Calibri" w:cs="Calibri"/>
          <w:color w:val="000000"/>
          <w:lang w:val="ca-ES"/>
        </w:rPr>
        <w:t>destinat al control remot d’un</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autòmat programable (PLC)</w:t>
      </w:r>
      <w:r w:rsidRPr="00014E51">
        <w:rPr>
          <w:rStyle w:val="apple-converted-space"/>
          <w:rFonts w:ascii="Calibri" w:hAnsi="Calibri" w:cs="Calibri"/>
          <w:color w:val="000000"/>
          <w:lang w:val="ca-ES"/>
        </w:rPr>
        <w:t> </w:t>
      </w:r>
      <w:r w:rsidRPr="00014E51">
        <w:rPr>
          <w:rFonts w:ascii="Calibri" w:hAnsi="Calibri" w:cs="Calibri"/>
          <w:color w:val="000000"/>
          <w:lang w:val="ca-ES"/>
        </w:rPr>
        <w:t>que governa els</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sistemes hidràulics d’una embarcació de regates</w:t>
      </w:r>
      <w:r w:rsidRPr="00014E51">
        <w:rPr>
          <w:rFonts w:ascii="Calibri" w:hAnsi="Calibri" w:cs="Calibri"/>
          <w:color w:val="000000"/>
          <w:lang w:val="ca-ES"/>
        </w:rPr>
        <w:t>. L’objectiu principal del projecte és millorar la mobilitat, l’ergonomia i la capacitat de resposta de la tripulació durant les maniobres, tot mantenint els elevats requisits de seguretat i fiabilitat propis d’un entorn competitiu i marí.</w:t>
      </w:r>
    </w:p>
    <w:p w14:paraId="191100BE" w14:textId="77777777" w:rsidR="00014E51" w:rsidRPr="00014E51" w:rsidRDefault="00014E51" w:rsidP="00014E51">
      <w:pPr>
        <w:pStyle w:val="NormalWeb"/>
        <w:jc w:val="both"/>
        <w:rPr>
          <w:rFonts w:ascii="Calibri" w:hAnsi="Calibri" w:cs="Calibri"/>
          <w:color w:val="000000"/>
          <w:lang w:val="ca-ES"/>
        </w:rPr>
      </w:pPr>
      <w:r w:rsidRPr="00014E51">
        <w:rPr>
          <w:rFonts w:ascii="Calibri" w:hAnsi="Calibri" w:cs="Calibri"/>
          <w:color w:val="000000"/>
          <w:lang w:val="ca-ES"/>
        </w:rPr>
        <w:t>El sistema de control existent a l’embarcació està basat en un PLC que gestiona diversos actuadors hidràulics mitjançant un conjunt de</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bombes hidràuliques acoblades en sèrie</w:t>
      </w:r>
      <w:r w:rsidRPr="00014E51">
        <w:rPr>
          <w:rFonts w:ascii="Calibri" w:hAnsi="Calibri" w:cs="Calibri"/>
          <w:color w:val="000000"/>
          <w:lang w:val="ca-ES"/>
        </w:rPr>
        <w:t>, accionades per un</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motor elèctric BUHK VT500</w:t>
      </w:r>
      <w:r w:rsidRPr="00014E51">
        <w:rPr>
          <w:rFonts w:ascii="Calibri" w:hAnsi="Calibri" w:cs="Calibri"/>
          <w:color w:val="000000"/>
          <w:lang w:val="ca-ES"/>
        </w:rPr>
        <w:t>. Aquests sistemes permeten l’operació de mecanismes crítics del vaixell, on una resposta ràpida i un control precís són determinants per al rendiment en regata.</w:t>
      </w:r>
    </w:p>
    <w:p w14:paraId="3C56424E" w14:textId="77777777" w:rsidR="00014E51" w:rsidRPr="00014E51" w:rsidRDefault="00014E51" w:rsidP="00014E51">
      <w:pPr>
        <w:pStyle w:val="NormalWeb"/>
        <w:jc w:val="both"/>
        <w:rPr>
          <w:rFonts w:ascii="Calibri" w:hAnsi="Calibri" w:cs="Calibri"/>
          <w:color w:val="000000"/>
          <w:lang w:val="ca-ES"/>
        </w:rPr>
      </w:pPr>
      <w:r w:rsidRPr="00014E51">
        <w:rPr>
          <w:rFonts w:ascii="Calibri" w:hAnsi="Calibri" w:cs="Calibri"/>
          <w:color w:val="000000"/>
          <w:lang w:val="ca-ES"/>
        </w:rPr>
        <w:t>El treball analitza el marc teòric i tecnològic dels</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sistemes de control industrial</w:t>
      </w:r>
      <w:r w:rsidRPr="00014E51">
        <w:rPr>
          <w:rFonts w:ascii="Calibri" w:hAnsi="Calibri" w:cs="Calibri"/>
          <w:color w:val="000000"/>
          <w:lang w:val="ca-ES"/>
        </w:rPr>
        <w:t>, les</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comunicacions sense fils aplicades al control remot</w:t>
      </w:r>
      <w:r w:rsidRPr="00014E51">
        <w:rPr>
          <w:rFonts w:ascii="Calibri" w:hAnsi="Calibri" w:cs="Calibri"/>
          <w:color w:val="000000"/>
          <w:lang w:val="ca-ES"/>
        </w:rPr>
        <w:t>, i les particularitats dels</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entorns marins</w:t>
      </w:r>
      <w:r w:rsidRPr="00014E51">
        <w:rPr>
          <w:rFonts w:ascii="Calibri" w:hAnsi="Calibri" w:cs="Calibri"/>
          <w:color w:val="000000"/>
          <w:lang w:val="ca-ES"/>
        </w:rPr>
        <w:t>, incloent-hi factors com la humitat, la salinitat, les vibracions i les interferències electromagnètiques. També es revisen les normatives de seguretat i compatibilitat electromagnètica aplicables, així com les solucions comercials existents en l’àmbit nàutic i industrial.</w:t>
      </w:r>
    </w:p>
    <w:p w14:paraId="543A7689" w14:textId="77777777" w:rsidR="00014E51" w:rsidRPr="00014E51" w:rsidRDefault="00014E51" w:rsidP="00014E51">
      <w:pPr>
        <w:pStyle w:val="NormalWeb"/>
        <w:jc w:val="both"/>
        <w:rPr>
          <w:rFonts w:ascii="Calibri" w:hAnsi="Calibri" w:cs="Calibri"/>
          <w:color w:val="000000"/>
          <w:lang w:val="ca-ES"/>
        </w:rPr>
      </w:pPr>
      <w:r w:rsidRPr="00014E51">
        <w:rPr>
          <w:rFonts w:ascii="Calibri" w:hAnsi="Calibri" w:cs="Calibri"/>
          <w:color w:val="000000"/>
          <w:lang w:val="ca-ES"/>
        </w:rPr>
        <w:t>La solució proposada es basa en un</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comandament portàtil sense fils</w:t>
      </w:r>
      <w:r w:rsidRPr="00014E51">
        <w:rPr>
          <w:rStyle w:val="apple-converted-space"/>
          <w:rFonts w:ascii="Calibri" w:hAnsi="Calibri" w:cs="Calibri"/>
          <w:color w:val="000000"/>
          <w:lang w:val="ca-ES"/>
        </w:rPr>
        <w:t> </w:t>
      </w:r>
      <w:r w:rsidRPr="00014E51">
        <w:rPr>
          <w:rFonts w:ascii="Calibri" w:hAnsi="Calibri" w:cs="Calibri"/>
          <w:color w:val="000000"/>
          <w:lang w:val="ca-ES"/>
        </w:rPr>
        <w:t>que comunica amb un mòdul receptor integrat al sistema del PLC. La comunicació utilitza una tecnologia de baix consum i baixa latència, amb mecanismes de seguretat com</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xifrat de dades, validació de trames i gestió d’errors</w:t>
      </w:r>
      <w:r w:rsidRPr="00014E51">
        <w:rPr>
          <w:rFonts w:ascii="Calibri" w:hAnsi="Calibri" w:cs="Calibri"/>
          <w:color w:val="000000"/>
          <w:lang w:val="ca-ES"/>
        </w:rPr>
        <w:t>, per garantir que les ordres transmeses no comprometin el funcionament del sistema hidràulic. El PLC interpreta aquestes ordres i actua sobre les bombes hidràuliques i les vàlvules corresponents, assegurant una integració segura amb l’arquitectura existent.</w:t>
      </w:r>
    </w:p>
    <w:p w14:paraId="61E25B8E" w14:textId="77777777" w:rsidR="00014E51" w:rsidRPr="00014E51" w:rsidRDefault="00014E51" w:rsidP="00014E51">
      <w:pPr>
        <w:pStyle w:val="NormalWeb"/>
        <w:jc w:val="both"/>
        <w:rPr>
          <w:rFonts w:ascii="Calibri" w:hAnsi="Calibri" w:cs="Calibri"/>
          <w:color w:val="000000"/>
          <w:lang w:val="ca-ES"/>
        </w:rPr>
      </w:pPr>
      <w:r w:rsidRPr="00014E51">
        <w:rPr>
          <w:rFonts w:ascii="Calibri" w:hAnsi="Calibri" w:cs="Calibri"/>
          <w:color w:val="000000"/>
          <w:lang w:val="ca-ES"/>
        </w:rPr>
        <w:t>El dispositiu ha estat dissenyat tenint en compte els requisits específics de l’entorn marí, incorporant una</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carcassa estanca</w:t>
      </w:r>
      <w:r w:rsidRPr="00014E51">
        <w:rPr>
          <w:rFonts w:ascii="Calibri" w:hAnsi="Calibri" w:cs="Calibri"/>
          <w:color w:val="000000"/>
          <w:lang w:val="ca-ES"/>
        </w:rPr>
        <w:t>, materials resistents a la corrosió i una interfície d’usuari pensada per a un ús ràpid i intuïtiu en condicions de regata. La validació del sistema inclou proves funcionals en laboratori i assajos en entorn real, on s’avaluen paràmetres com la latència de comunicació, la fiabilitat del senyal i la resposta del sistema hidràulic controlat pel PLC.</w:t>
      </w:r>
    </w:p>
    <w:p w14:paraId="43DF451B" w14:textId="77777777" w:rsidR="00014E51" w:rsidRPr="00014E51" w:rsidRDefault="00014E51" w:rsidP="00014E51">
      <w:pPr>
        <w:pStyle w:val="NormalWeb"/>
        <w:jc w:val="both"/>
        <w:rPr>
          <w:rFonts w:ascii="Calibri" w:hAnsi="Calibri" w:cs="Calibri"/>
          <w:color w:val="000000"/>
          <w:lang w:val="ca-ES"/>
        </w:rPr>
      </w:pPr>
      <w:r w:rsidRPr="00014E51">
        <w:rPr>
          <w:rFonts w:ascii="Calibri" w:hAnsi="Calibri" w:cs="Calibri"/>
          <w:color w:val="000000"/>
          <w:lang w:val="ca-ES"/>
        </w:rPr>
        <w:lastRenderedPageBreak/>
        <w:t>Els resultats obtinguts demostren que la incorporació d’un comandament sense fils permet</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millorar l’eficiència operativa i la flexibilitat de maniobra</w:t>
      </w:r>
      <w:r w:rsidRPr="00014E51">
        <w:rPr>
          <w:rFonts w:ascii="Calibri" w:hAnsi="Calibri" w:cs="Calibri"/>
          <w:color w:val="000000"/>
          <w:lang w:val="ca-ES"/>
        </w:rPr>
        <w:t>, sense afectar la seguretat ni la robustesa del sistema hidràulic existent. Finalment, el treball planteja possibles línies de millora, com la incorporació de redundància en la comunicació, la supervisió d’estats en temps real i l’ampliació del sistema a altres funcions de control a bord.</w:t>
      </w:r>
      <w:commentRangeEnd w:id="0"/>
      <w:r w:rsidRPr="00014E51">
        <w:rPr>
          <w:rStyle w:val="Refdecomentario"/>
          <w:rFonts w:asciiTheme="minorHAnsi" w:eastAsiaTheme="minorEastAsia" w:hAnsiTheme="minorHAnsi" w:cstheme="minorBidi"/>
          <w:lang w:val="ca-ES" w:eastAsia="en-US"/>
        </w:rPr>
        <w:commentReference w:id="0"/>
      </w:r>
    </w:p>
    <w:p w14:paraId="0FDB6EE2" w14:textId="28A1E707" w:rsidR="00BF774F" w:rsidRPr="00014E51" w:rsidRDefault="00C83BE3" w:rsidP="007535F4">
      <w:pPr>
        <w:pStyle w:val="Ttulo2"/>
        <w:jc w:val="both"/>
        <w:rPr>
          <w:rFonts w:ascii="Calibri" w:hAnsi="Calibri" w:cs="Calibri"/>
          <w:lang w:val="ca-ES"/>
        </w:rPr>
      </w:pPr>
      <w:r w:rsidRPr="00014E51">
        <w:rPr>
          <w:rFonts w:ascii="Calibri" w:hAnsi="Calibri" w:cs="Calibri"/>
          <w:lang w:val="ca-ES"/>
        </w:rPr>
        <w:t>0</w:t>
      </w:r>
      <w:r w:rsidR="00BF774F" w:rsidRPr="00014E51">
        <w:rPr>
          <w:rFonts w:ascii="Calibri" w:hAnsi="Calibri" w:cs="Calibri"/>
          <w:lang w:val="ca-ES"/>
        </w:rPr>
        <w:t>.2. Resumen (castellà)</w:t>
      </w:r>
    </w:p>
    <w:p w14:paraId="146D517B" w14:textId="473D4B0A" w:rsidR="00A4361A" w:rsidRPr="00014E51" w:rsidRDefault="00C83BE3" w:rsidP="007535F4">
      <w:pPr>
        <w:pStyle w:val="Ttulo2"/>
        <w:jc w:val="both"/>
        <w:rPr>
          <w:rFonts w:ascii="Calibri" w:hAnsi="Calibri" w:cs="Calibri"/>
          <w:lang w:val="ca-ES"/>
        </w:rPr>
      </w:pPr>
      <w:r w:rsidRPr="00014E51">
        <w:rPr>
          <w:rFonts w:ascii="Calibri" w:hAnsi="Calibri" w:cs="Calibri"/>
          <w:lang w:val="ca-ES"/>
        </w:rPr>
        <w:t>0</w:t>
      </w:r>
      <w:r w:rsidR="00BF774F" w:rsidRPr="00014E51">
        <w:rPr>
          <w:rFonts w:ascii="Calibri" w:hAnsi="Calibri" w:cs="Calibri"/>
          <w:lang w:val="ca-ES"/>
        </w:rPr>
        <w:t>.3. Abstract (english)</w:t>
      </w:r>
    </w:p>
    <w:p w14:paraId="61435387" w14:textId="77777777" w:rsidR="00A4361A" w:rsidRPr="00014E51" w:rsidRDefault="00A4361A" w:rsidP="00A4361A">
      <w:pPr>
        <w:rPr>
          <w:rFonts w:ascii="Calibri" w:hAnsi="Calibri" w:cs="Calibri"/>
          <w:lang w:val="ca-ES"/>
        </w:rPr>
      </w:pPr>
    </w:p>
    <w:p w14:paraId="6007368F" w14:textId="77777777" w:rsidR="00A4361A" w:rsidRPr="00014E51" w:rsidRDefault="00A4361A" w:rsidP="00A4361A">
      <w:pPr>
        <w:rPr>
          <w:lang w:val="ca-ES"/>
        </w:rPr>
        <w:sectPr w:rsidR="00A4361A" w:rsidRPr="00014E51" w:rsidSect="00014E51">
          <w:pgSz w:w="11901" w:h="16817"/>
          <w:pgMar w:top="1797" w:right="1440" w:bottom="1797" w:left="1440" w:header="720" w:footer="720" w:gutter="567"/>
          <w:cols w:space="720"/>
          <w:docGrid w:linePitch="360"/>
        </w:sectPr>
      </w:pPr>
    </w:p>
    <w:p w14:paraId="27D61D87" w14:textId="26DAB5EF" w:rsidR="00BF774F" w:rsidRPr="00014E51" w:rsidRDefault="00000000" w:rsidP="007535F4">
      <w:pPr>
        <w:pStyle w:val="Ttulo1"/>
        <w:jc w:val="both"/>
        <w:rPr>
          <w:rFonts w:ascii="Calibri" w:hAnsi="Calibri" w:cs="Calibri"/>
          <w:lang w:val="ca-ES"/>
        </w:rPr>
      </w:pPr>
      <w:r w:rsidRPr="00014E51">
        <w:rPr>
          <w:rFonts w:ascii="Calibri" w:hAnsi="Calibri" w:cs="Calibri"/>
          <w:lang w:val="ca-ES"/>
        </w:rPr>
        <w:lastRenderedPageBreak/>
        <w:t>Índex de continguts</w:t>
      </w:r>
    </w:p>
    <w:p w14:paraId="0BA5D537" w14:textId="77777777" w:rsidR="00A4361A" w:rsidRPr="00014E51" w:rsidRDefault="00A4361A" w:rsidP="00A4361A">
      <w:pPr>
        <w:rPr>
          <w:lang w:val="ca-ES"/>
        </w:rPr>
      </w:pPr>
    </w:p>
    <w:p w14:paraId="7D1E874B" w14:textId="77777777" w:rsidR="00A4361A" w:rsidRPr="00014E51" w:rsidRDefault="00A4361A" w:rsidP="00A4361A">
      <w:pPr>
        <w:rPr>
          <w:lang w:val="ca-ES"/>
        </w:rPr>
        <w:sectPr w:rsidR="00A4361A" w:rsidRPr="00014E51" w:rsidSect="00014E51">
          <w:pgSz w:w="11901" w:h="16817"/>
          <w:pgMar w:top="1797" w:right="1440" w:bottom="1797" w:left="1440" w:header="720" w:footer="720" w:gutter="567"/>
          <w:cols w:space="720"/>
          <w:docGrid w:linePitch="360"/>
        </w:sectPr>
      </w:pPr>
    </w:p>
    <w:p w14:paraId="0809D505" w14:textId="278BB96A" w:rsidR="00C83BE3" w:rsidRPr="00014E51" w:rsidRDefault="00C83BE3" w:rsidP="00C83BE3">
      <w:pPr>
        <w:pStyle w:val="Ttulo1"/>
        <w:jc w:val="both"/>
        <w:rPr>
          <w:rFonts w:ascii="Calibri" w:hAnsi="Calibri" w:cs="Calibri"/>
          <w:lang w:val="ca-ES"/>
        </w:rPr>
      </w:pPr>
      <w:r w:rsidRPr="00014E51">
        <w:rPr>
          <w:rFonts w:ascii="Calibri" w:hAnsi="Calibri" w:cs="Calibri"/>
          <w:lang w:val="ca-ES"/>
        </w:rPr>
        <w:lastRenderedPageBreak/>
        <w:t>1. Glossari</w:t>
      </w:r>
    </w:p>
    <w:p w14:paraId="5E0E0B78" w14:textId="3B3B5B3B" w:rsidR="00C83BE3" w:rsidRPr="00014E51" w:rsidRDefault="00C83BE3" w:rsidP="007535F4">
      <w:pPr>
        <w:pStyle w:val="Ttulo1"/>
        <w:jc w:val="both"/>
        <w:rPr>
          <w:rFonts w:ascii="Calibri" w:hAnsi="Calibri" w:cs="Calibri"/>
          <w:lang w:val="ca-ES"/>
        </w:rPr>
      </w:pPr>
      <w:r w:rsidRPr="00014E51">
        <w:rPr>
          <w:rFonts w:ascii="Calibri" w:hAnsi="Calibri" w:cs="Calibri"/>
          <w:lang w:val="ca-ES"/>
        </w:rPr>
        <w:t>2. Índex de figures</w:t>
      </w:r>
    </w:p>
    <w:p w14:paraId="753FAD0E" w14:textId="42682ACD" w:rsidR="00C83BE3" w:rsidRPr="00014E51" w:rsidRDefault="00C83BE3" w:rsidP="007535F4">
      <w:pPr>
        <w:pStyle w:val="Ttulo1"/>
        <w:jc w:val="both"/>
        <w:rPr>
          <w:rFonts w:ascii="Calibri" w:hAnsi="Calibri" w:cs="Calibri"/>
          <w:lang w:val="ca-ES"/>
        </w:rPr>
      </w:pPr>
      <w:r w:rsidRPr="00014E51">
        <w:rPr>
          <w:rFonts w:ascii="Calibri" w:hAnsi="Calibri" w:cs="Calibri"/>
          <w:lang w:val="ca-ES"/>
        </w:rPr>
        <w:t>3. Índex de taules</w:t>
      </w:r>
    </w:p>
    <w:p w14:paraId="6D507888" w14:textId="64B545AC" w:rsidR="00C83BE3" w:rsidRPr="00014E51" w:rsidRDefault="00C83BE3" w:rsidP="007535F4">
      <w:pPr>
        <w:pStyle w:val="Ttulo1"/>
        <w:jc w:val="both"/>
        <w:rPr>
          <w:rFonts w:ascii="Calibri" w:hAnsi="Calibri" w:cs="Calibri"/>
          <w:lang w:val="ca-ES"/>
        </w:rPr>
      </w:pPr>
      <w:r w:rsidRPr="00014E51">
        <w:rPr>
          <w:rFonts w:ascii="Calibri" w:hAnsi="Calibri" w:cs="Calibri"/>
          <w:lang w:val="ca-ES"/>
        </w:rPr>
        <w:t>4. Prefaci</w:t>
      </w:r>
    </w:p>
    <w:p w14:paraId="79BD82AF" w14:textId="3689CEB4" w:rsidR="00C83BE3" w:rsidRPr="00014E51" w:rsidRDefault="00C83BE3" w:rsidP="00C83BE3">
      <w:pPr>
        <w:pStyle w:val="Ttulo2"/>
        <w:jc w:val="both"/>
        <w:rPr>
          <w:rFonts w:ascii="Calibri" w:hAnsi="Calibri" w:cs="Calibri"/>
          <w:lang w:val="ca-ES"/>
        </w:rPr>
      </w:pPr>
      <w:r w:rsidRPr="00014E51">
        <w:rPr>
          <w:rFonts w:ascii="Calibri" w:hAnsi="Calibri" w:cs="Calibri"/>
          <w:lang w:val="ca-ES"/>
        </w:rPr>
        <w:t>4</w:t>
      </w:r>
      <w:r w:rsidRPr="00014E51">
        <w:rPr>
          <w:rFonts w:ascii="Calibri" w:hAnsi="Calibri" w:cs="Calibri"/>
          <w:lang w:val="ca-ES"/>
        </w:rPr>
        <w:t xml:space="preserve">.1. </w:t>
      </w:r>
      <w:r w:rsidRPr="00014E51">
        <w:rPr>
          <w:rFonts w:ascii="Calibri" w:hAnsi="Calibri" w:cs="Calibri"/>
          <w:lang w:val="ca-ES"/>
        </w:rPr>
        <w:t>Origen del projecte</w:t>
      </w:r>
    </w:p>
    <w:p w14:paraId="3FF954D9" w14:textId="209FED67" w:rsidR="00C83BE3" w:rsidRPr="00014E51" w:rsidRDefault="00C83BE3" w:rsidP="00C83BE3">
      <w:pPr>
        <w:pStyle w:val="Ttulo2"/>
        <w:jc w:val="both"/>
        <w:rPr>
          <w:rFonts w:ascii="Calibri" w:hAnsi="Calibri" w:cs="Calibri"/>
          <w:lang w:val="ca-ES"/>
        </w:rPr>
      </w:pPr>
      <w:r w:rsidRPr="00014E51">
        <w:rPr>
          <w:rFonts w:ascii="Calibri" w:hAnsi="Calibri" w:cs="Calibri"/>
          <w:lang w:val="ca-ES"/>
        </w:rPr>
        <w:t>4</w:t>
      </w:r>
      <w:r w:rsidRPr="00014E51">
        <w:rPr>
          <w:rFonts w:ascii="Calibri" w:hAnsi="Calibri" w:cs="Calibri"/>
          <w:lang w:val="ca-ES"/>
        </w:rPr>
        <w:t>.</w:t>
      </w:r>
      <w:r w:rsidRPr="00014E51">
        <w:rPr>
          <w:rFonts w:ascii="Calibri" w:hAnsi="Calibri" w:cs="Calibri"/>
          <w:lang w:val="ca-ES"/>
        </w:rPr>
        <w:t>2</w:t>
      </w:r>
      <w:r w:rsidRPr="00014E51">
        <w:rPr>
          <w:rFonts w:ascii="Calibri" w:hAnsi="Calibri" w:cs="Calibri"/>
          <w:lang w:val="ca-ES"/>
        </w:rPr>
        <w:t xml:space="preserve">. </w:t>
      </w:r>
      <w:r w:rsidRPr="00014E51">
        <w:rPr>
          <w:rFonts w:ascii="Calibri" w:hAnsi="Calibri" w:cs="Calibri"/>
          <w:lang w:val="ca-ES"/>
        </w:rPr>
        <w:t>Motivació</w:t>
      </w:r>
    </w:p>
    <w:p w14:paraId="2D3AB63D" w14:textId="7EDA4047" w:rsidR="00C83BE3" w:rsidRPr="00014E51" w:rsidRDefault="00C83BE3" w:rsidP="00C83BE3">
      <w:pPr>
        <w:pStyle w:val="Ttulo2"/>
        <w:jc w:val="both"/>
        <w:rPr>
          <w:rFonts w:ascii="Calibri" w:hAnsi="Calibri" w:cs="Calibri"/>
          <w:lang w:val="ca-ES"/>
        </w:rPr>
      </w:pPr>
      <w:r w:rsidRPr="00014E51">
        <w:rPr>
          <w:rFonts w:ascii="Calibri" w:hAnsi="Calibri" w:cs="Calibri"/>
          <w:lang w:val="ca-ES"/>
        </w:rPr>
        <w:t>4</w:t>
      </w:r>
      <w:r w:rsidRPr="00014E51">
        <w:rPr>
          <w:rFonts w:ascii="Calibri" w:hAnsi="Calibri" w:cs="Calibri"/>
          <w:lang w:val="ca-ES"/>
        </w:rPr>
        <w:t>.</w:t>
      </w:r>
      <w:r w:rsidRPr="00014E51">
        <w:rPr>
          <w:rFonts w:ascii="Calibri" w:hAnsi="Calibri" w:cs="Calibri"/>
          <w:lang w:val="ca-ES"/>
        </w:rPr>
        <w:t>3</w:t>
      </w:r>
      <w:r w:rsidRPr="00014E51">
        <w:rPr>
          <w:rFonts w:ascii="Calibri" w:hAnsi="Calibri" w:cs="Calibri"/>
          <w:lang w:val="ca-ES"/>
        </w:rPr>
        <w:t xml:space="preserve">. </w:t>
      </w:r>
      <w:r w:rsidRPr="00014E51">
        <w:rPr>
          <w:rFonts w:ascii="Calibri" w:hAnsi="Calibri" w:cs="Calibri"/>
          <w:lang w:val="ca-ES"/>
        </w:rPr>
        <w:t>Requeriments previs</w:t>
      </w:r>
    </w:p>
    <w:p w14:paraId="7492203C" w14:textId="7112EE4F" w:rsidR="00F30594" w:rsidRPr="00014E51" w:rsidRDefault="00C83BE3" w:rsidP="007535F4">
      <w:pPr>
        <w:pStyle w:val="Ttulo1"/>
        <w:jc w:val="both"/>
        <w:rPr>
          <w:rFonts w:ascii="Calibri" w:hAnsi="Calibri" w:cs="Calibri"/>
          <w:lang w:val="ca-ES"/>
        </w:rPr>
      </w:pPr>
      <w:r w:rsidRPr="00014E51">
        <w:rPr>
          <w:rFonts w:ascii="Calibri" w:hAnsi="Calibri" w:cs="Calibri"/>
          <w:lang w:val="ca-ES"/>
        </w:rPr>
        <w:t>5</w:t>
      </w:r>
      <w:r w:rsidR="00000000" w:rsidRPr="00014E51">
        <w:rPr>
          <w:rFonts w:ascii="Calibri" w:hAnsi="Calibri" w:cs="Calibri"/>
          <w:lang w:val="ca-ES"/>
        </w:rPr>
        <w:t>. Introducció</w:t>
      </w:r>
    </w:p>
    <w:p w14:paraId="7BFCD00F" w14:textId="4897F348" w:rsidR="00F30594" w:rsidRPr="00014E51" w:rsidRDefault="00C83BE3" w:rsidP="00C83BE3">
      <w:pPr>
        <w:pStyle w:val="Ttulo2"/>
        <w:tabs>
          <w:tab w:val="center" w:pos="4320"/>
        </w:tabs>
        <w:jc w:val="both"/>
        <w:rPr>
          <w:rFonts w:ascii="Calibri" w:hAnsi="Calibri" w:cs="Calibri"/>
          <w:lang w:val="ca-ES"/>
        </w:rPr>
      </w:pPr>
      <w:r w:rsidRPr="00014E51">
        <w:rPr>
          <w:rFonts w:ascii="Calibri" w:hAnsi="Calibri" w:cs="Calibri"/>
          <w:lang w:val="ca-ES"/>
        </w:rPr>
        <w:t>5</w:t>
      </w:r>
      <w:r w:rsidR="00000000" w:rsidRPr="00014E51">
        <w:rPr>
          <w:rFonts w:ascii="Calibri" w:hAnsi="Calibri" w:cs="Calibri"/>
          <w:lang w:val="ca-ES"/>
        </w:rPr>
        <w:t>.1. Context i motivació</w:t>
      </w:r>
    </w:p>
    <w:p w14:paraId="61228415" w14:textId="265DA988" w:rsidR="00DC3CB8" w:rsidRPr="00014E51" w:rsidRDefault="00DC3CB8" w:rsidP="007535F4">
      <w:pPr>
        <w:pStyle w:val="NormalWeb"/>
        <w:jc w:val="both"/>
        <w:rPr>
          <w:rFonts w:ascii="Calibri" w:hAnsi="Calibri" w:cs="Calibri"/>
          <w:color w:val="000000"/>
          <w:lang w:val="ca-ES"/>
        </w:rPr>
      </w:pPr>
      <w:r w:rsidRPr="00014E51">
        <w:rPr>
          <w:rFonts w:ascii="Calibri" w:hAnsi="Calibri" w:cs="Calibri"/>
          <w:color w:val="000000"/>
          <w:lang w:val="ca-ES"/>
        </w:rPr>
        <w:t xml:space="preserve">En el món de la vela de competició, la precisió i la rapidesa en la presa de decisions són factors determinants per assolir un bon rendiment. Les embarcacions de regates modernes incorporen cada vegada més elements d’automatització i assistència electrònica que ajuden a millorar l’eficiència i la seguretat de la navegació. </w:t>
      </w:r>
      <w:r w:rsidR="00F72189" w:rsidRPr="00014E51">
        <w:rPr>
          <w:rFonts w:ascii="Calibri" w:hAnsi="Calibri" w:cs="Calibri"/>
          <w:color w:val="000000"/>
          <w:lang w:val="ca-ES"/>
        </w:rPr>
        <w:t xml:space="preserve">La forma de funcionament dels </w:t>
      </w:r>
      <w:r w:rsidR="001C51C8" w:rsidRPr="00014E51">
        <w:rPr>
          <w:rFonts w:ascii="Calibri" w:hAnsi="Calibri" w:cs="Calibri"/>
          <w:color w:val="000000"/>
          <w:lang w:val="ca-ES"/>
        </w:rPr>
        <w:t>sistemes</w:t>
      </w:r>
      <w:r w:rsidR="00F72189" w:rsidRPr="00014E51">
        <w:rPr>
          <w:rFonts w:ascii="Calibri" w:hAnsi="Calibri" w:cs="Calibri"/>
          <w:color w:val="000000"/>
          <w:lang w:val="ca-ES"/>
        </w:rPr>
        <w:t xml:space="preserve"> d'aquestes embarcacions és resumeix bàsicament en un motor de combustió el qual té vàries bombes hidràuliques acoblades en sèrie </w:t>
      </w:r>
      <w:r w:rsidR="001C51C8" w:rsidRPr="00014E51">
        <w:rPr>
          <w:rFonts w:ascii="Calibri" w:hAnsi="Calibri" w:cs="Calibri"/>
          <w:color w:val="000000"/>
          <w:lang w:val="ca-ES"/>
        </w:rPr>
        <w:t>i que a través de blocs distribuïdors i vàlvules controlades per un autòmat</w:t>
      </w:r>
      <w:r w:rsidR="00F72189" w:rsidRPr="00014E51">
        <w:rPr>
          <w:rFonts w:ascii="Calibri" w:hAnsi="Calibri" w:cs="Calibri"/>
          <w:color w:val="000000"/>
          <w:lang w:val="ca-ES"/>
        </w:rPr>
        <w:t xml:space="preserve"> </w:t>
      </w:r>
      <w:r w:rsidR="007535F4" w:rsidRPr="00014E51">
        <w:rPr>
          <w:rFonts w:ascii="Calibri" w:hAnsi="Calibri" w:cs="Calibri"/>
          <w:color w:val="000000"/>
          <w:lang w:val="ca-ES"/>
        </w:rPr>
        <w:t xml:space="preserve">programable </w:t>
      </w:r>
      <w:r w:rsidR="001C51C8" w:rsidRPr="00014E51">
        <w:rPr>
          <w:rFonts w:ascii="Calibri" w:hAnsi="Calibri" w:cs="Calibri"/>
          <w:color w:val="000000"/>
          <w:lang w:val="ca-ES"/>
        </w:rPr>
        <w:t xml:space="preserve">per a poder fer servir motors i pistons que </w:t>
      </w:r>
      <w:r w:rsidR="00F72189" w:rsidRPr="00014E51">
        <w:rPr>
          <w:rFonts w:ascii="Calibri" w:hAnsi="Calibri" w:cs="Calibri"/>
          <w:color w:val="000000"/>
          <w:lang w:val="ca-ES"/>
        </w:rPr>
        <w:t>mouen i ajusten les veles, la propulsió</w:t>
      </w:r>
      <w:r w:rsidR="001C51C8" w:rsidRPr="00014E51">
        <w:rPr>
          <w:rFonts w:ascii="Calibri" w:hAnsi="Calibri" w:cs="Calibri"/>
          <w:color w:val="000000"/>
          <w:lang w:val="ca-ES"/>
        </w:rPr>
        <w:t>, els tancs de llast...</w:t>
      </w:r>
    </w:p>
    <w:p w14:paraId="0432133E" w14:textId="77777777" w:rsidR="00DC3CB8" w:rsidRPr="00014E51" w:rsidRDefault="00DC3CB8" w:rsidP="007535F4">
      <w:pPr>
        <w:pStyle w:val="NormalWeb"/>
        <w:jc w:val="both"/>
        <w:rPr>
          <w:rFonts w:ascii="Calibri" w:hAnsi="Calibri" w:cs="Calibri"/>
          <w:color w:val="000000"/>
          <w:lang w:val="ca-ES"/>
        </w:rPr>
      </w:pPr>
      <w:r w:rsidRPr="00014E51">
        <w:rPr>
          <w:rFonts w:ascii="Calibri" w:hAnsi="Calibri" w:cs="Calibri"/>
          <w:color w:val="000000"/>
          <w:lang w:val="ca-ES"/>
        </w:rPr>
        <w:t>Tradicionalment, el control d’aquests autòmats s’ha fet mitjançant panells fixos o dispositius amb connexions per cable. Aquestes solucions, tot i ser fiables, limiten la mobilitat del tripulant i poden resultar poc pràctiques en situacions de regata, on els moviments ràpids i l’accés immediat al control del vaixell són essencials.</w:t>
      </w:r>
    </w:p>
    <w:p w14:paraId="1018DD6F" w14:textId="5F1DBFAA" w:rsidR="00DC3CB8" w:rsidRPr="00014E51" w:rsidRDefault="00DC3CB8" w:rsidP="007535F4">
      <w:pPr>
        <w:pStyle w:val="NormalWeb"/>
        <w:jc w:val="both"/>
        <w:rPr>
          <w:rFonts w:ascii="Calibri" w:hAnsi="Calibri" w:cs="Calibri"/>
          <w:color w:val="000000"/>
          <w:lang w:val="ca-ES"/>
        </w:rPr>
      </w:pPr>
      <w:r w:rsidRPr="00014E51">
        <w:rPr>
          <w:rFonts w:ascii="Calibri" w:hAnsi="Calibri" w:cs="Calibri"/>
          <w:color w:val="000000"/>
          <w:lang w:val="ca-ES"/>
        </w:rPr>
        <w:t>Davant aquesta necessitat, sorgeix la idea de desenvolupar un</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comandament sense fils</w:t>
      </w:r>
      <w:r w:rsidRPr="00014E51">
        <w:rPr>
          <w:rStyle w:val="apple-converted-space"/>
          <w:rFonts w:ascii="Calibri" w:hAnsi="Calibri" w:cs="Calibri"/>
          <w:color w:val="000000"/>
          <w:lang w:val="ca-ES"/>
        </w:rPr>
        <w:t> </w:t>
      </w:r>
      <w:r w:rsidRPr="00014E51">
        <w:rPr>
          <w:rFonts w:ascii="Calibri" w:hAnsi="Calibri" w:cs="Calibri"/>
          <w:color w:val="000000"/>
          <w:lang w:val="ca-ES"/>
        </w:rPr>
        <w:t>que permeti</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controlar l’autòmat de manera remota</w:t>
      </w:r>
      <w:r w:rsidRPr="00014E51">
        <w:rPr>
          <w:rFonts w:ascii="Calibri" w:hAnsi="Calibri" w:cs="Calibri"/>
          <w:color w:val="000000"/>
          <w:lang w:val="ca-ES"/>
        </w:rPr>
        <w:t xml:space="preserve">, segura i ergonòmica. Aquest dispositiu facilitaria el maneig de l’embarcació des de diferents punts de coberta, reduint el temps de resposta en maniobres </w:t>
      </w:r>
      <w:r w:rsidR="004F1729" w:rsidRPr="00014E51">
        <w:rPr>
          <w:rFonts w:ascii="Calibri" w:hAnsi="Calibri" w:cs="Calibri"/>
          <w:color w:val="000000"/>
          <w:lang w:val="ca-ES"/>
        </w:rPr>
        <w:t>així com la possibilitat de moure sistemes amb millor camp de visió</w:t>
      </w:r>
      <w:r w:rsidRPr="00014E51">
        <w:rPr>
          <w:rFonts w:ascii="Calibri" w:hAnsi="Calibri" w:cs="Calibri"/>
          <w:color w:val="000000"/>
          <w:lang w:val="ca-ES"/>
        </w:rPr>
        <w:t>.</w:t>
      </w:r>
    </w:p>
    <w:p w14:paraId="24F3AFBC" w14:textId="77777777" w:rsidR="00DC3CB8" w:rsidRPr="00014E51" w:rsidRDefault="00DC3CB8" w:rsidP="007535F4">
      <w:pPr>
        <w:pStyle w:val="NormalWeb"/>
        <w:jc w:val="both"/>
        <w:rPr>
          <w:rFonts w:ascii="Calibri" w:hAnsi="Calibri" w:cs="Calibri"/>
          <w:color w:val="000000"/>
          <w:lang w:val="ca-ES"/>
        </w:rPr>
      </w:pPr>
      <w:r w:rsidRPr="00014E51">
        <w:rPr>
          <w:rFonts w:ascii="Calibri" w:hAnsi="Calibri" w:cs="Calibri"/>
          <w:color w:val="000000"/>
          <w:lang w:val="ca-ES"/>
        </w:rPr>
        <w:lastRenderedPageBreak/>
        <w:t>A més, l’ús de tecnologia sense fils (com ara Bluetooth o Wi-Fi) pot integrar-se amb sistemes existents de navegació i control, obrint la porta a funcionalitats avançades com la comunicació bidireccional amb sensors, la visualització d’estat en temps real o la personalització de perfils de control segons les condicions de regata.</w:t>
      </w:r>
    </w:p>
    <w:p w14:paraId="58C8F84F" w14:textId="134ED65F" w:rsidR="00DC3CB8" w:rsidRPr="00014E51" w:rsidRDefault="00DC3CB8" w:rsidP="007535F4">
      <w:pPr>
        <w:pStyle w:val="NormalWeb"/>
        <w:jc w:val="both"/>
        <w:rPr>
          <w:rFonts w:ascii="Calibri" w:hAnsi="Calibri" w:cs="Calibri"/>
          <w:color w:val="000000"/>
          <w:lang w:val="ca-ES"/>
        </w:rPr>
      </w:pPr>
      <w:r w:rsidRPr="00014E51">
        <w:rPr>
          <w:rFonts w:ascii="Calibri" w:hAnsi="Calibri" w:cs="Calibri"/>
          <w:color w:val="000000"/>
          <w:lang w:val="ca-ES"/>
        </w:rPr>
        <w:t>En resum, aquest projecte respon a la necessitat de</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millorar la seguretat, l’eficiència i la llibertat de moviment</w:t>
      </w:r>
      <w:r w:rsidRPr="00014E51">
        <w:rPr>
          <w:rStyle w:val="apple-converted-space"/>
          <w:rFonts w:ascii="Calibri" w:hAnsi="Calibri" w:cs="Calibri"/>
          <w:color w:val="000000"/>
          <w:lang w:val="ca-ES"/>
        </w:rPr>
        <w:t> </w:t>
      </w:r>
      <w:r w:rsidRPr="00014E51">
        <w:rPr>
          <w:rFonts w:ascii="Calibri" w:hAnsi="Calibri" w:cs="Calibri"/>
          <w:color w:val="000000"/>
          <w:lang w:val="ca-ES"/>
        </w:rPr>
        <w:t>a bord d’una embarcació de regates mitjançant una solució tecnològica innovadora, compacta i adaptada a les exigències del món competitiu de la vela.</w:t>
      </w:r>
    </w:p>
    <w:p w14:paraId="10A386D3" w14:textId="6CFDE6F3" w:rsidR="007535F4" w:rsidRPr="00014E51" w:rsidRDefault="005E6273" w:rsidP="00C83BE3">
      <w:pPr>
        <w:pStyle w:val="Ttulo2"/>
        <w:jc w:val="both"/>
        <w:rPr>
          <w:rFonts w:ascii="Calibri" w:hAnsi="Calibri" w:cs="Calibri"/>
          <w:lang w:val="ca-ES"/>
        </w:rPr>
      </w:pPr>
      <w:r w:rsidRPr="00014E51">
        <w:rPr>
          <w:rFonts w:ascii="Calibri" w:hAnsi="Calibri" w:cs="Calibri"/>
          <w:lang w:val="ca-ES"/>
        </w:rPr>
        <w:t>5</w:t>
      </w:r>
      <w:r w:rsidR="00000000" w:rsidRPr="00014E51">
        <w:rPr>
          <w:rFonts w:ascii="Calibri" w:hAnsi="Calibri" w:cs="Calibri"/>
          <w:lang w:val="ca-ES"/>
        </w:rPr>
        <w:t>.2. Problemàtica o necessitat detectada</w:t>
      </w:r>
    </w:p>
    <w:p w14:paraId="2F99C3BF" w14:textId="6D3F0EBF" w:rsidR="00F30594" w:rsidRPr="00014E51" w:rsidRDefault="005E6273" w:rsidP="007535F4">
      <w:pPr>
        <w:pStyle w:val="Ttulo2"/>
        <w:jc w:val="both"/>
        <w:rPr>
          <w:rFonts w:ascii="Calibri" w:hAnsi="Calibri" w:cs="Calibri"/>
          <w:lang w:val="ca-ES"/>
        </w:rPr>
      </w:pPr>
      <w:r w:rsidRPr="00014E51">
        <w:rPr>
          <w:rFonts w:ascii="Calibri" w:hAnsi="Calibri" w:cs="Calibri"/>
          <w:lang w:val="ca-ES"/>
        </w:rPr>
        <w:t>5</w:t>
      </w:r>
      <w:r w:rsidR="00000000" w:rsidRPr="00014E51">
        <w:rPr>
          <w:rFonts w:ascii="Calibri" w:hAnsi="Calibri" w:cs="Calibri"/>
          <w:lang w:val="ca-ES"/>
        </w:rPr>
        <w:t>.3. Objectius generals i específics</w:t>
      </w:r>
    </w:p>
    <w:p w14:paraId="7FDC749F" w14:textId="689B02E1" w:rsidR="00F30594" w:rsidRPr="00014E51" w:rsidRDefault="005E6273" w:rsidP="007535F4">
      <w:pPr>
        <w:pStyle w:val="Ttulo2"/>
        <w:jc w:val="both"/>
        <w:rPr>
          <w:rFonts w:ascii="Calibri" w:hAnsi="Calibri" w:cs="Calibri"/>
          <w:lang w:val="ca-ES"/>
        </w:rPr>
      </w:pPr>
      <w:r w:rsidRPr="00014E51">
        <w:rPr>
          <w:rFonts w:ascii="Calibri" w:hAnsi="Calibri" w:cs="Calibri"/>
          <w:lang w:val="ca-ES"/>
        </w:rPr>
        <w:t>5</w:t>
      </w:r>
      <w:r w:rsidR="00000000" w:rsidRPr="00014E51">
        <w:rPr>
          <w:rFonts w:ascii="Calibri" w:hAnsi="Calibri" w:cs="Calibri"/>
          <w:lang w:val="ca-ES"/>
        </w:rPr>
        <w:t>.4. Abast i limitacions del projecte</w:t>
      </w:r>
    </w:p>
    <w:p w14:paraId="216307AF" w14:textId="77FB3951" w:rsidR="00F30594" w:rsidRPr="00014E51" w:rsidRDefault="005E6273" w:rsidP="007535F4">
      <w:pPr>
        <w:pStyle w:val="Ttulo2"/>
        <w:jc w:val="both"/>
        <w:rPr>
          <w:rFonts w:ascii="Calibri" w:hAnsi="Calibri" w:cs="Calibri"/>
          <w:lang w:val="ca-ES"/>
        </w:rPr>
      </w:pPr>
      <w:r w:rsidRPr="00014E51">
        <w:rPr>
          <w:rFonts w:ascii="Calibri" w:hAnsi="Calibri" w:cs="Calibri"/>
          <w:lang w:val="ca-ES"/>
        </w:rPr>
        <w:t>5</w:t>
      </w:r>
      <w:r w:rsidR="00000000" w:rsidRPr="00014E51">
        <w:rPr>
          <w:rFonts w:ascii="Calibri" w:hAnsi="Calibri" w:cs="Calibri"/>
          <w:lang w:val="ca-ES"/>
        </w:rPr>
        <w:t>.5. Metodologia general</w:t>
      </w:r>
    </w:p>
    <w:p w14:paraId="29D0EA7D" w14:textId="63B63FAF" w:rsidR="00A4361A" w:rsidRPr="00014E51" w:rsidRDefault="005E6273" w:rsidP="007535F4">
      <w:pPr>
        <w:pStyle w:val="Ttulo2"/>
        <w:jc w:val="both"/>
        <w:rPr>
          <w:rFonts w:ascii="Calibri" w:hAnsi="Calibri" w:cs="Calibri"/>
          <w:lang w:val="ca-ES"/>
        </w:rPr>
      </w:pPr>
      <w:r w:rsidRPr="00014E51">
        <w:rPr>
          <w:rFonts w:ascii="Calibri" w:hAnsi="Calibri" w:cs="Calibri"/>
          <w:lang w:val="ca-ES"/>
        </w:rPr>
        <w:t>5</w:t>
      </w:r>
      <w:r w:rsidR="00000000" w:rsidRPr="00014E51">
        <w:rPr>
          <w:rFonts w:ascii="Calibri" w:hAnsi="Calibri" w:cs="Calibri"/>
          <w:lang w:val="ca-ES"/>
        </w:rPr>
        <w:t>.6. Estructura del document</w:t>
      </w:r>
    </w:p>
    <w:p w14:paraId="4949F408" w14:textId="77777777" w:rsidR="00C83BE3" w:rsidRPr="00014E51" w:rsidRDefault="00C83BE3" w:rsidP="00C83BE3">
      <w:pPr>
        <w:rPr>
          <w:lang w:val="ca-ES"/>
        </w:rPr>
      </w:pPr>
    </w:p>
    <w:p w14:paraId="73F15394" w14:textId="77777777" w:rsidR="00C83BE3" w:rsidRPr="00014E51" w:rsidRDefault="00C83BE3" w:rsidP="00C83BE3">
      <w:pPr>
        <w:rPr>
          <w:lang w:val="ca-ES"/>
        </w:rPr>
        <w:sectPr w:rsidR="00C83BE3" w:rsidRPr="00014E51" w:rsidSect="00014E51">
          <w:pgSz w:w="11901" w:h="16817"/>
          <w:pgMar w:top="1797" w:right="1440" w:bottom="1797" w:left="1440" w:header="720" w:footer="720" w:gutter="567"/>
          <w:cols w:space="720"/>
          <w:docGrid w:linePitch="360"/>
        </w:sectPr>
      </w:pPr>
    </w:p>
    <w:p w14:paraId="1F5AA5B9" w14:textId="1E647F0B" w:rsidR="00F30594" w:rsidRPr="00014E51" w:rsidRDefault="005E6273" w:rsidP="007535F4">
      <w:pPr>
        <w:pStyle w:val="Ttulo1"/>
        <w:jc w:val="both"/>
        <w:rPr>
          <w:rFonts w:ascii="Calibri" w:hAnsi="Calibri" w:cs="Calibri"/>
          <w:lang w:val="ca-ES"/>
        </w:rPr>
      </w:pPr>
      <w:r w:rsidRPr="00014E51">
        <w:rPr>
          <w:rFonts w:ascii="Calibri" w:hAnsi="Calibri" w:cs="Calibri"/>
          <w:lang w:val="ca-ES"/>
        </w:rPr>
        <w:lastRenderedPageBreak/>
        <w:t>6</w:t>
      </w:r>
      <w:r w:rsidR="00000000" w:rsidRPr="00014E51">
        <w:rPr>
          <w:rFonts w:ascii="Calibri" w:hAnsi="Calibri" w:cs="Calibri"/>
          <w:lang w:val="ca-ES"/>
        </w:rPr>
        <w:t>. Marc teòric i tecnològic</w:t>
      </w:r>
    </w:p>
    <w:p w14:paraId="1F08A6AB" w14:textId="4F14CF0F" w:rsidR="00F30594" w:rsidRPr="00014E51" w:rsidRDefault="005E6273" w:rsidP="007535F4">
      <w:pPr>
        <w:pStyle w:val="Ttulo2"/>
        <w:jc w:val="both"/>
        <w:rPr>
          <w:rFonts w:ascii="Calibri" w:hAnsi="Calibri" w:cs="Calibri"/>
          <w:lang w:val="ca-ES"/>
        </w:rPr>
      </w:pPr>
      <w:r w:rsidRPr="00014E51">
        <w:rPr>
          <w:rFonts w:ascii="Calibri" w:hAnsi="Calibri" w:cs="Calibri"/>
          <w:lang w:val="ca-ES"/>
        </w:rPr>
        <w:t>6.1</w:t>
      </w:r>
      <w:r w:rsidR="00000000" w:rsidRPr="00014E51">
        <w:rPr>
          <w:rFonts w:ascii="Calibri" w:hAnsi="Calibri" w:cs="Calibri"/>
          <w:lang w:val="ca-ES"/>
        </w:rPr>
        <w:t>. Sistemes de control industrial i PLC</w:t>
      </w:r>
    </w:p>
    <w:p w14:paraId="6286D5B1" w14:textId="77777777" w:rsidR="007535F4" w:rsidRPr="00014E51" w:rsidRDefault="007535F4" w:rsidP="007535F4">
      <w:pPr>
        <w:pStyle w:val="NormalWeb"/>
        <w:jc w:val="both"/>
        <w:rPr>
          <w:rFonts w:ascii="Calibri" w:hAnsi="Calibri" w:cs="Calibri"/>
          <w:color w:val="000000"/>
          <w:lang w:val="ca-ES"/>
        </w:rPr>
      </w:pPr>
      <w:r w:rsidRPr="00014E51">
        <w:rPr>
          <w:rFonts w:ascii="Calibri" w:hAnsi="Calibri" w:cs="Calibri"/>
          <w:color w:val="000000"/>
          <w:lang w:val="ca-ES"/>
        </w:rPr>
        <w:t>Els</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sistemes de control industrial</w:t>
      </w:r>
      <w:r w:rsidRPr="00014E51">
        <w:rPr>
          <w:rStyle w:val="apple-converted-space"/>
          <w:rFonts w:ascii="Calibri" w:hAnsi="Calibri" w:cs="Calibri"/>
          <w:color w:val="000000"/>
          <w:lang w:val="ca-ES"/>
        </w:rPr>
        <w:t> </w:t>
      </w:r>
      <w:r w:rsidRPr="00014E51">
        <w:rPr>
          <w:rFonts w:ascii="Calibri" w:hAnsi="Calibri" w:cs="Calibri"/>
          <w:color w:val="000000"/>
          <w:lang w:val="ca-ES"/>
        </w:rPr>
        <w:t>són fonamentals per automatitzar processos i garantir un funcionament segur, repetitiu i fiable de màquines i dispositius. Aquests sistemes es basen sovint en</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autòmats programables (PLC, Programmable Logic Controller)</w:t>
      </w:r>
      <w:r w:rsidRPr="00014E51">
        <w:rPr>
          <w:rFonts w:ascii="Calibri" w:hAnsi="Calibri" w:cs="Calibri"/>
          <w:color w:val="000000"/>
          <w:lang w:val="ca-ES"/>
        </w:rPr>
        <w:t>, dispositius dissenyats per executar lògiques de control seqüencial i de temps real amb alta robustesa.</w:t>
      </w:r>
    </w:p>
    <w:p w14:paraId="69C0C808" w14:textId="723D9334" w:rsidR="007535F4" w:rsidRPr="00014E51" w:rsidRDefault="007535F4" w:rsidP="007535F4">
      <w:pPr>
        <w:pStyle w:val="NormalWeb"/>
        <w:jc w:val="both"/>
        <w:rPr>
          <w:rFonts w:ascii="Calibri" w:hAnsi="Calibri" w:cs="Calibri"/>
          <w:color w:val="000000"/>
          <w:lang w:val="ca-ES"/>
        </w:rPr>
      </w:pPr>
      <w:r w:rsidRPr="00014E51">
        <w:rPr>
          <w:rFonts w:ascii="Calibri" w:hAnsi="Calibri" w:cs="Calibri"/>
          <w:color w:val="000000"/>
          <w:lang w:val="ca-ES"/>
        </w:rPr>
        <w:t>Els PLC es caracteritzen per la seva</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resistència a entorns adversos</w:t>
      </w:r>
      <w:r w:rsidRPr="00014E51">
        <w:rPr>
          <w:rFonts w:ascii="Calibri" w:hAnsi="Calibri" w:cs="Calibri"/>
          <w:color w:val="000000"/>
          <w:lang w:val="ca-ES"/>
        </w:rPr>
        <w:t>, la seva</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fiabilitat</w:t>
      </w:r>
      <w:r w:rsidRPr="00014E51">
        <w:rPr>
          <w:rStyle w:val="apple-converted-space"/>
          <w:rFonts w:ascii="Calibri" w:hAnsi="Calibri" w:cs="Calibri"/>
          <w:color w:val="000000"/>
          <w:lang w:val="ca-ES"/>
        </w:rPr>
        <w:t> </w:t>
      </w:r>
      <w:r w:rsidRPr="00014E51">
        <w:rPr>
          <w:rFonts w:ascii="Calibri" w:hAnsi="Calibri" w:cs="Calibri"/>
          <w:color w:val="000000"/>
          <w:lang w:val="ca-ES"/>
        </w:rPr>
        <w:t>i la</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 xml:space="preserve">facilitat de programació </w:t>
      </w:r>
      <w:r w:rsidRPr="00014E51">
        <w:rPr>
          <w:rFonts w:ascii="Calibri" w:hAnsi="Calibri" w:cs="Calibri"/>
          <w:color w:val="000000"/>
          <w:lang w:val="ca-ES"/>
        </w:rPr>
        <w:t xml:space="preserve">mitjançant llenguatges normalitzats </w:t>
      </w:r>
      <w:commentRangeStart w:id="1"/>
      <w:r w:rsidRPr="00014E51">
        <w:rPr>
          <w:rFonts w:ascii="Calibri" w:hAnsi="Calibri" w:cs="Calibri"/>
          <w:color w:val="000000"/>
          <w:lang w:val="ca-ES"/>
        </w:rPr>
        <w:t>(segons la norma IEC 61131-3)</w:t>
      </w:r>
      <w:commentRangeEnd w:id="1"/>
      <w:r w:rsidR="00F702DC" w:rsidRPr="00014E51">
        <w:rPr>
          <w:rStyle w:val="Refdecomentario"/>
          <w:rFonts w:ascii="Calibri" w:eastAsiaTheme="minorEastAsia" w:hAnsi="Calibri" w:cs="Calibri"/>
          <w:lang w:val="en-US" w:eastAsia="en-US"/>
        </w:rPr>
        <w:commentReference w:id="1"/>
      </w:r>
      <w:r w:rsidRPr="00014E51">
        <w:rPr>
          <w:rFonts w:ascii="Calibri" w:hAnsi="Calibri" w:cs="Calibri"/>
          <w:color w:val="000000"/>
          <w:lang w:val="ca-ES"/>
        </w:rPr>
        <w:t>, com el llenguatge d’escales (</w:t>
      </w:r>
      <w:r w:rsidRPr="00014E51">
        <w:rPr>
          <w:rStyle w:val="nfasis"/>
          <w:rFonts w:ascii="Calibri" w:hAnsi="Calibri" w:cs="Calibri"/>
          <w:color w:val="000000"/>
          <w:lang w:val="ca-ES"/>
        </w:rPr>
        <w:t>ladder</w:t>
      </w:r>
      <w:r w:rsidRPr="00014E51">
        <w:rPr>
          <w:rFonts w:ascii="Calibri" w:hAnsi="Calibri" w:cs="Calibri"/>
          <w:color w:val="000000"/>
          <w:lang w:val="ca-ES"/>
        </w:rPr>
        <w:t>), el de blocs funcionals o el textual estructurat.</w:t>
      </w:r>
    </w:p>
    <w:p w14:paraId="71958AE0" w14:textId="004D9188" w:rsidR="007535F4" w:rsidRPr="00014E51" w:rsidRDefault="007535F4" w:rsidP="007535F4">
      <w:pPr>
        <w:pStyle w:val="NormalWeb"/>
        <w:jc w:val="both"/>
        <w:rPr>
          <w:rFonts w:ascii="Calibri" w:hAnsi="Calibri" w:cs="Calibri"/>
          <w:color w:val="000000"/>
          <w:lang w:val="ca-ES"/>
        </w:rPr>
      </w:pPr>
      <w:r w:rsidRPr="00014E51">
        <w:rPr>
          <w:rFonts w:ascii="Calibri" w:hAnsi="Calibri" w:cs="Calibri"/>
          <w:color w:val="000000"/>
          <w:lang w:val="ca-ES"/>
        </w:rPr>
        <w:t xml:space="preserve">En l’àmbit nàutic, els PLC o controladors industrials adaptats poden gestionar funcions </w:t>
      </w:r>
      <w:commentRangeStart w:id="2"/>
      <w:r w:rsidRPr="00014E51">
        <w:rPr>
          <w:rFonts w:ascii="Calibri" w:hAnsi="Calibri" w:cs="Calibri"/>
          <w:color w:val="000000"/>
          <w:lang w:val="ca-ES"/>
        </w:rPr>
        <w:t xml:space="preserve">com la posició del timó, el control del pilot automàtic, la pressió hidràulica o la lectura de sensors de vent i rumb. </w:t>
      </w:r>
      <w:commentRangeEnd w:id="2"/>
      <w:r w:rsidR="00F702DC" w:rsidRPr="00014E51">
        <w:rPr>
          <w:rStyle w:val="Refdecomentario"/>
          <w:rFonts w:ascii="Calibri" w:eastAsiaTheme="minorEastAsia" w:hAnsi="Calibri" w:cs="Calibri"/>
          <w:lang w:val="en-US" w:eastAsia="en-US"/>
        </w:rPr>
        <w:commentReference w:id="2"/>
      </w:r>
      <w:r w:rsidRPr="00014E51">
        <w:rPr>
          <w:rFonts w:ascii="Calibri" w:hAnsi="Calibri" w:cs="Calibri"/>
          <w:color w:val="000000"/>
          <w:lang w:val="ca-ES"/>
        </w:rPr>
        <w:t>El comandament sense fils proposat en aquest projecte actua com a</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interfície d’usuari remota</w:t>
      </w:r>
      <w:r w:rsidRPr="00014E51">
        <w:rPr>
          <w:rFonts w:ascii="Calibri" w:hAnsi="Calibri" w:cs="Calibri"/>
          <w:color w:val="000000"/>
          <w:lang w:val="ca-ES"/>
        </w:rPr>
        <w:t>, que transmet ordres al PLC o al sistema d’autòmat principal de l’embarcació, mantenint la fiabilitat i la seguretat pròpies dels sistemes de control industrial.</w:t>
      </w:r>
    </w:p>
    <w:p w14:paraId="46D08D2E" w14:textId="147EAD05" w:rsidR="00F30594" w:rsidRPr="00014E51" w:rsidRDefault="005E6273" w:rsidP="007535F4">
      <w:pPr>
        <w:pStyle w:val="Ttulo2"/>
        <w:jc w:val="both"/>
        <w:rPr>
          <w:rFonts w:ascii="Calibri" w:hAnsi="Calibri" w:cs="Calibri"/>
          <w:lang w:val="ca-ES"/>
        </w:rPr>
      </w:pPr>
      <w:r w:rsidRPr="00014E51">
        <w:rPr>
          <w:rFonts w:ascii="Calibri" w:hAnsi="Calibri" w:cs="Calibri"/>
          <w:lang w:val="ca-ES"/>
        </w:rPr>
        <w:t>6.2</w:t>
      </w:r>
      <w:r w:rsidR="00000000" w:rsidRPr="00014E51">
        <w:rPr>
          <w:rFonts w:ascii="Calibri" w:hAnsi="Calibri" w:cs="Calibri"/>
          <w:lang w:val="ca-ES"/>
        </w:rPr>
        <w:t>. Tecnologies de comunicació sense fils</w:t>
      </w:r>
    </w:p>
    <w:p w14:paraId="1F18C5D3" w14:textId="77777777" w:rsidR="007535F4" w:rsidRPr="00014E51" w:rsidRDefault="007535F4" w:rsidP="007535F4">
      <w:pPr>
        <w:pStyle w:val="NormalWeb"/>
        <w:jc w:val="both"/>
        <w:rPr>
          <w:rFonts w:ascii="Calibri" w:hAnsi="Calibri" w:cs="Calibri"/>
          <w:color w:val="000000"/>
          <w:lang w:val="ca-ES"/>
        </w:rPr>
      </w:pPr>
      <w:commentRangeStart w:id="3"/>
      <w:r w:rsidRPr="00014E51">
        <w:rPr>
          <w:rFonts w:ascii="Calibri" w:hAnsi="Calibri" w:cs="Calibri"/>
          <w:color w:val="000000"/>
          <w:lang w:val="ca-ES"/>
        </w:rPr>
        <w:t>Les</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comunicacions sense fils</w:t>
      </w:r>
      <w:r w:rsidRPr="00014E51">
        <w:rPr>
          <w:rStyle w:val="apple-converted-space"/>
          <w:rFonts w:ascii="Calibri" w:hAnsi="Calibri" w:cs="Calibri"/>
          <w:color w:val="000000"/>
          <w:lang w:val="ca-ES"/>
        </w:rPr>
        <w:t> </w:t>
      </w:r>
      <w:r w:rsidRPr="00014E51">
        <w:rPr>
          <w:rFonts w:ascii="Calibri" w:hAnsi="Calibri" w:cs="Calibri"/>
          <w:color w:val="000000"/>
          <w:lang w:val="ca-ES"/>
        </w:rPr>
        <w:t>són essencials per permetre la mobilitat i la flexibilitat en entorns on el cablejat pot resultar inconvenient o perillós, com és el cas d’una embarcació de regates</w:t>
      </w:r>
      <w:commentRangeEnd w:id="3"/>
      <w:r w:rsidR="00F702DC" w:rsidRPr="00014E51">
        <w:rPr>
          <w:rStyle w:val="Refdecomentario"/>
          <w:rFonts w:ascii="Calibri" w:eastAsiaTheme="minorEastAsia" w:hAnsi="Calibri" w:cs="Calibri"/>
          <w:lang w:val="en-US" w:eastAsia="en-US"/>
        </w:rPr>
        <w:commentReference w:id="3"/>
      </w:r>
      <w:r w:rsidRPr="00014E51">
        <w:rPr>
          <w:rFonts w:ascii="Calibri" w:hAnsi="Calibri" w:cs="Calibri"/>
          <w:color w:val="000000"/>
          <w:lang w:val="ca-ES"/>
        </w:rPr>
        <w:t>.</w:t>
      </w:r>
    </w:p>
    <w:p w14:paraId="1469F676" w14:textId="77777777" w:rsidR="007535F4" w:rsidRPr="00014E51" w:rsidRDefault="007535F4" w:rsidP="007535F4">
      <w:pPr>
        <w:pStyle w:val="NormalWeb"/>
        <w:jc w:val="both"/>
        <w:rPr>
          <w:rFonts w:ascii="Calibri" w:hAnsi="Calibri" w:cs="Calibri"/>
          <w:color w:val="000000"/>
          <w:lang w:val="ca-ES"/>
        </w:rPr>
      </w:pPr>
      <w:r w:rsidRPr="00014E51">
        <w:rPr>
          <w:rFonts w:ascii="Calibri" w:hAnsi="Calibri" w:cs="Calibri"/>
          <w:color w:val="000000"/>
          <w:lang w:val="ca-ES"/>
        </w:rPr>
        <w:t>Les tecnologies més utilitzades per a aplicacions de control a curta distància inclouen:</w:t>
      </w:r>
    </w:p>
    <w:p w14:paraId="4020D94B" w14:textId="77777777" w:rsidR="007535F4" w:rsidRPr="00014E51" w:rsidRDefault="007535F4" w:rsidP="007535F4">
      <w:pPr>
        <w:pStyle w:val="NormalWeb"/>
        <w:numPr>
          <w:ilvl w:val="0"/>
          <w:numId w:val="10"/>
        </w:numPr>
        <w:jc w:val="both"/>
        <w:rPr>
          <w:rFonts w:ascii="Calibri" w:hAnsi="Calibri" w:cs="Calibri"/>
          <w:color w:val="000000"/>
          <w:lang w:val="ca-ES"/>
        </w:rPr>
      </w:pPr>
      <w:r w:rsidRPr="00014E51">
        <w:rPr>
          <w:rStyle w:val="Textoennegrita"/>
          <w:rFonts w:ascii="Calibri" w:hAnsi="Calibri" w:cs="Calibri"/>
          <w:color w:val="000000"/>
          <w:lang w:val="ca-ES"/>
        </w:rPr>
        <w:t>Bluetooth Low Energy (BLE):</w:t>
      </w:r>
      <w:r w:rsidRPr="00014E51">
        <w:rPr>
          <w:rStyle w:val="apple-converted-space"/>
          <w:rFonts w:ascii="Calibri" w:hAnsi="Calibri" w:cs="Calibri"/>
          <w:color w:val="000000"/>
          <w:lang w:val="ca-ES"/>
        </w:rPr>
        <w:t> </w:t>
      </w:r>
      <w:r w:rsidRPr="00014E51">
        <w:rPr>
          <w:rFonts w:ascii="Calibri" w:hAnsi="Calibri" w:cs="Calibri"/>
          <w:color w:val="000000"/>
          <w:lang w:val="ca-ES"/>
        </w:rPr>
        <w:t>ideal per a dispositius portàtils, amb baix consum i latència reduïda.</w:t>
      </w:r>
    </w:p>
    <w:p w14:paraId="473CF693" w14:textId="77777777" w:rsidR="007535F4" w:rsidRPr="00014E51" w:rsidRDefault="007535F4" w:rsidP="007535F4">
      <w:pPr>
        <w:pStyle w:val="NormalWeb"/>
        <w:numPr>
          <w:ilvl w:val="0"/>
          <w:numId w:val="10"/>
        </w:numPr>
        <w:jc w:val="both"/>
        <w:rPr>
          <w:rFonts w:ascii="Calibri" w:hAnsi="Calibri" w:cs="Calibri"/>
          <w:color w:val="000000"/>
          <w:lang w:val="ca-ES"/>
        </w:rPr>
      </w:pPr>
      <w:r w:rsidRPr="00014E51">
        <w:rPr>
          <w:rStyle w:val="Textoennegrita"/>
          <w:rFonts w:ascii="Calibri" w:hAnsi="Calibri" w:cs="Calibri"/>
          <w:color w:val="000000"/>
          <w:lang w:val="ca-ES"/>
        </w:rPr>
        <w:t>Wi-Fi:</w:t>
      </w:r>
      <w:r w:rsidRPr="00014E51">
        <w:rPr>
          <w:rStyle w:val="apple-converted-space"/>
          <w:rFonts w:ascii="Calibri" w:hAnsi="Calibri" w:cs="Calibri"/>
          <w:color w:val="000000"/>
          <w:lang w:val="ca-ES"/>
        </w:rPr>
        <w:t> </w:t>
      </w:r>
      <w:r w:rsidRPr="00014E51">
        <w:rPr>
          <w:rFonts w:ascii="Calibri" w:hAnsi="Calibri" w:cs="Calibri"/>
          <w:color w:val="000000"/>
          <w:lang w:val="ca-ES"/>
        </w:rPr>
        <w:t>ofereix major amplada de banda i permet la transmissió de dades més complexes, tot i que amb un consum superior.</w:t>
      </w:r>
    </w:p>
    <w:p w14:paraId="08CC4790" w14:textId="77777777" w:rsidR="007535F4" w:rsidRPr="00014E51" w:rsidRDefault="007535F4" w:rsidP="007535F4">
      <w:pPr>
        <w:pStyle w:val="NormalWeb"/>
        <w:numPr>
          <w:ilvl w:val="0"/>
          <w:numId w:val="10"/>
        </w:numPr>
        <w:jc w:val="both"/>
        <w:rPr>
          <w:rFonts w:ascii="Calibri" w:hAnsi="Calibri" w:cs="Calibri"/>
          <w:color w:val="000000"/>
          <w:lang w:val="ca-ES"/>
        </w:rPr>
      </w:pPr>
      <w:r w:rsidRPr="00014E51">
        <w:rPr>
          <w:rStyle w:val="Textoennegrita"/>
          <w:rFonts w:ascii="Calibri" w:hAnsi="Calibri" w:cs="Calibri"/>
          <w:color w:val="000000"/>
          <w:lang w:val="ca-ES"/>
        </w:rPr>
        <w:t>Radiofreqüència (RF) propietària:</w:t>
      </w:r>
      <w:r w:rsidRPr="00014E51">
        <w:rPr>
          <w:rStyle w:val="apple-converted-space"/>
          <w:rFonts w:ascii="Calibri" w:hAnsi="Calibri" w:cs="Calibri"/>
          <w:color w:val="000000"/>
          <w:lang w:val="ca-ES"/>
        </w:rPr>
        <w:t> </w:t>
      </w:r>
      <w:r w:rsidRPr="00014E51">
        <w:rPr>
          <w:rFonts w:ascii="Calibri" w:hAnsi="Calibri" w:cs="Calibri"/>
          <w:color w:val="000000"/>
          <w:lang w:val="ca-ES"/>
        </w:rPr>
        <w:t>usada en aplicacions industrials i nàutiques per la seva robustesa i abast configurable.</w:t>
      </w:r>
    </w:p>
    <w:p w14:paraId="1FE210D8" w14:textId="77777777" w:rsidR="007535F4" w:rsidRPr="00014E51" w:rsidRDefault="007535F4" w:rsidP="007535F4">
      <w:pPr>
        <w:pStyle w:val="NormalWeb"/>
        <w:jc w:val="both"/>
        <w:rPr>
          <w:rFonts w:ascii="Calibri" w:hAnsi="Calibri" w:cs="Calibri"/>
          <w:color w:val="000000"/>
          <w:lang w:val="ca-ES"/>
        </w:rPr>
      </w:pPr>
      <w:commentRangeStart w:id="4"/>
      <w:r w:rsidRPr="00014E51">
        <w:rPr>
          <w:rFonts w:ascii="Calibri" w:hAnsi="Calibri" w:cs="Calibri"/>
          <w:color w:val="000000"/>
          <w:lang w:val="ca-ES"/>
        </w:rPr>
        <w:t>El projecte proposa l’ús d’una tecnologia</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sense fils segura i de baix consum</w:t>
      </w:r>
      <w:r w:rsidRPr="00014E51">
        <w:rPr>
          <w:rFonts w:ascii="Calibri" w:hAnsi="Calibri" w:cs="Calibri"/>
          <w:color w:val="000000"/>
          <w:lang w:val="ca-ES"/>
        </w:rPr>
        <w:t>, capaç de mantenir una</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connexió estable en un entorn metàl·lic i humit</w:t>
      </w:r>
      <w:r w:rsidRPr="00014E51">
        <w:rPr>
          <w:rStyle w:val="apple-converted-space"/>
          <w:rFonts w:ascii="Calibri" w:hAnsi="Calibri" w:cs="Calibri"/>
          <w:color w:val="000000"/>
          <w:lang w:val="ca-ES"/>
        </w:rPr>
        <w:t> </w:t>
      </w:r>
      <w:r w:rsidRPr="00014E51">
        <w:rPr>
          <w:rFonts w:ascii="Calibri" w:hAnsi="Calibri" w:cs="Calibri"/>
          <w:color w:val="000000"/>
          <w:lang w:val="ca-ES"/>
        </w:rPr>
        <w:t>com el d’una embarcació. S’ha de garantir una</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latència mínima</w:t>
      </w:r>
      <w:r w:rsidRPr="00014E51">
        <w:rPr>
          <w:rFonts w:ascii="Calibri" w:hAnsi="Calibri" w:cs="Calibri"/>
          <w:color w:val="000000"/>
          <w:lang w:val="ca-ES"/>
        </w:rPr>
        <w:t>, prioritzant la resposta immediata del sistema de control.</w:t>
      </w:r>
      <w:commentRangeEnd w:id="4"/>
      <w:r w:rsidR="00F702DC" w:rsidRPr="00014E51">
        <w:rPr>
          <w:rStyle w:val="Refdecomentario"/>
          <w:rFonts w:ascii="Calibri" w:eastAsiaTheme="minorEastAsia" w:hAnsi="Calibri" w:cs="Calibri"/>
          <w:lang w:val="en-US" w:eastAsia="en-US"/>
        </w:rPr>
        <w:commentReference w:id="4"/>
      </w:r>
    </w:p>
    <w:p w14:paraId="6E5EDDB9" w14:textId="77777777" w:rsidR="007535F4" w:rsidRPr="00014E51" w:rsidRDefault="007535F4" w:rsidP="007535F4">
      <w:pPr>
        <w:jc w:val="both"/>
        <w:rPr>
          <w:rFonts w:ascii="Calibri" w:hAnsi="Calibri" w:cs="Calibri"/>
          <w:lang w:val="ca-ES"/>
        </w:rPr>
      </w:pPr>
    </w:p>
    <w:p w14:paraId="23B2F566" w14:textId="20BF8DF4" w:rsidR="00F30594" w:rsidRPr="00014E51" w:rsidRDefault="005E6273" w:rsidP="007535F4">
      <w:pPr>
        <w:pStyle w:val="Ttulo2"/>
        <w:jc w:val="both"/>
        <w:rPr>
          <w:rFonts w:ascii="Calibri" w:hAnsi="Calibri" w:cs="Calibri"/>
          <w:lang w:val="ca-ES"/>
        </w:rPr>
      </w:pPr>
      <w:r w:rsidRPr="00014E51">
        <w:rPr>
          <w:rFonts w:ascii="Calibri" w:hAnsi="Calibri" w:cs="Calibri"/>
          <w:lang w:val="ca-ES"/>
        </w:rPr>
        <w:lastRenderedPageBreak/>
        <w:t>6.3</w:t>
      </w:r>
      <w:r w:rsidR="00000000" w:rsidRPr="00014E51">
        <w:rPr>
          <w:rFonts w:ascii="Calibri" w:hAnsi="Calibri" w:cs="Calibri"/>
          <w:lang w:val="ca-ES"/>
        </w:rPr>
        <w:t>. Entorns marins i requisits tècnics</w:t>
      </w:r>
    </w:p>
    <w:p w14:paraId="0380643B" w14:textId="77777777" w:rsidR="007535F4" w:rsidRPr="00014E51" w:rsidRDefault="007535F4" w:rsidP="007535F4">
      <w:pPr>
        <w:pStyle w:val="NormalWeb"/>
        <w:jc w:val="both"/>
        <w:rPr>
          <w:rFonts w:ascii="Calibri" w:hAnsi="Calibri" w:cs="Calibri"/>
          <w:color w:val="000000"/>
          <w:lang w:val="ca-ES"/>
        </w:rPr>
      </w:pPr>
      <w:r w:rsidRPr="00014E51">
        <w:rPr>
          <w:rFonts w:ascii="Calibri" w:hAnsi="Calibri" w:cs="Calibri"/>
          <w:color w:val="000000"/>
          <w:lang w:val="ca-ES"/>
        </w:rPr>
        <w:t>L’entorn marí presenta</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condicions extremes</w:t>
      </w:r>
      <w:r w:rsidRPr="00014E51">
        <w:rPr>
          <w:rStyle w:val="apple-converted-space"/>
          <w:rFonts w:ascii="Calibri" w:hAnsi="Calibri" w:cs="Calibri"/>
          <w:color w:val="000000"/>
          <w:lang w:val="ca-ES"/>
        </w:rPr>
        <w:t> </w:t>
      </w:r>
      <w:r w:rsidRPr="00014E51">
        <w:rPr>
          <w:rFonts w:ascii="Calibri" w:hAnsi="Calibri" w:cs="Calibri"/>
          <w:color w:val="000000"/>
          <w:lang w:val="ca-ES"/>
        </w:rPr>
        <w:t>que afecten directament el disseny i la fiabilitat dels sistemes electrònics:</w:t>
      </w:r>
    </w:p>
    <w:p w14:paraId="6F91D983" w14:textId="77777777" w:rsidR="007535F4" w:rsidRPr="00014E51" w:rsidRDefault="007535F4" w:rsidP="007535F4">
      <w:pPr>
        <w:pStyle w:val="NormalWeb"/>
        <w:numPr>
          <w:ilvl w:val="0"/>
          <w:numId w:val="11"/>
        </w:numPr>
        <w:jc w:val="both"/>
        <w:rPr>
          <w:rFonts w:ascii="Calibri" w:hAnsi="Calibri" w:cs="Calibri"/>
          <w:color w:val="000000"/>
          <w:lang w:val="ca-ES"/>
        </w:rPr>
      </w:pPr>
      <w:r w:rsidRPr="00014E51">
        <w:rPr>
          <w:rStyle w:val="Textoennegrita"/>
          <w:rFonts w:ascii="Calibri" w:hAnsi="Calibri" w:cs="Calibri"/>
          <w:color w:val="000000"/>
          <w:lang w:val="ca-ES"/>
        </w:rPr>
        <w:t>Humitat i salinitat elevades</w:t>
      </w:r>
      <w:r w:rsidRPr="00014E51">
        <w:rPr>
          <w:rFonts w:ascii="Calibri" w:hAnsi="Calibri" w:cs="Calibri"/>
          <w:color w:val="000000"/>
          <w:lang w:val="ca-ES"/>
        </w:rPr>
        <w:t>, que poden provocar corrosió o curtcircuits.</w:t>
      </w:r>
    </w:p>
    <w:p w14:paraId="49526BA1" w14:textId="77777777" w:rsidR="007535F4" w:rsidRPr="00014E51" w:rsidRDefault="007535F4" w:rsidP="007535F4">
      <w:pPr>
        <w:pStyle w:val="NormalWeb"/>
        <w:numPr>
          <w:ilvl w:val="0"/>
          <w:numId w:val="11"/>
        </w:numPr>
        <w:jc w:val="both"/>
        <w:rPr>
          <w:rFonts w:ascii="Calibri" w:hAnsi="Calibri" w:cs="Calibri"/>
          <w:color w:val="000000"/>
          <w:lang w:val="ca-ES"/>
        </w:rPr>
      </w:pPr>
      <w:r w:rsidRPr="00014E51">
        <w:rPr>
          <w:rStyle w:val="Textoennegrita"/>
          <w:rFonts w:ascii="Calibri" w:hAnsi="Calibri" w:cs="Calibri"/>
          <w:color w:val="000000"/>
          <w:lang w:val="ca-ES"/>
        </w:rPr>
        <w:t>Vibracions i impactes mecànics</w:t>
      </w:r>
      <w:r w:rsidRPr="00014E51">
        <w:rPr>
          <w:rStyle w:val="apple-converted-space"/>
          <w:rFonts w:ascii="Calibri" w:hAnsi="Calibri" w:cs="Calibri"/>
          <w:color w:val="000000"/>
          <w:lang w:val="ca-ES"/>
        </w:rPr>
        <w:t> </w:t>
      </w:r>
      <w:r w:rsidRPr="00014E51">
        <w:rPr>
          <w:rFonts w:ascii="Calibri" w:hAnsi="Calibri" w:cs="Calibri"/>
          <w:color w:val="000000"/>
          <w:lang w:val="ca-ES"/>
        </w:rPr>
        <w:t>derivats del moviment de l’embarcació.</w:t>
      </w:r>
    </w:p>
    <w:p w14:paraId="79F7CED6" w14:textId="77777777" w:rsidR="007535F4" w:rsidRPr="00014E51" w:rsidRDefault="007535F4" w:rsidP="007535F4">
      <w:pPr>
        <w:pStyle w:val="NormalWeb"/>
        <w:numPr>
          <w:ilvl w:val="0"/>
          <w:numId w:val="11"/>
        </w:numPr>
        <w:jc w:val="both"/>
        <w:rPr>
          <w:rFonts w:ascii="Calibri" w:hAnsi="Calibri" w:cs="Calibri"/>
          <w:color w:val="000000"/>
          <w:lang w:val="ca-ES"/>
        </w:rPr>
      </w:pPr>
      <w:r w:rsidRPr="00014E51">
        <w:rPr>
          <w:rStyle w:val="Textoennegrita"/>
          <w:rFonts w:ascii="Calibri" w:hAnsi="Calibri" w:cs="Calibri"/>
          <w:color w:val="000000"/>
          <w:lang w:val="ca-ES"/>
        </w:rPr>
        <w:t>Radiació solar intensa i variacions tèrmiques.</w:t>
      </w:r>
    </w:p>
    <w:p w14:paraId="32C6CF4B" w14:textId="77777777" w:rsidR="007535F4" w:rsidRPr="00014E51" w:rsidRDefault="007535F4" w:rsidP="007535F4">
      <w:pPr>
        <w:pStyle w:val="NormalWeb"/>
        <w:numPr>
          <w:ilvl w:val="0"/>
          <w:numId w:val="11"/>
        </w:numPr>
        <w:jc w:val="both"/>
        <w:rPr>
          <w:rFonts w:ascii="Calibri" w:hAnsi="Calibri" w:cs="Calibri"/>
          <w:color w:val="000000"/>
          <w:lang w:val="ca-ES"/>
        </w:rPr>
      </w:pPr>
      <w:r w:rsidRPr="00014E51">
        <w:rPr>
          <w:rStyle w:val="Textoennegrita"/>
          <w:rFonts w:ascii="Calibri" w:hAnsi="Calibri" w:cs="Calibri"/>
          <w:color w:val="000000"/>
          <w:lang w:val="ca-ES"/>
        </w:rPr>
        <w:t>Interferències electromagnètiques</w:t>
      </w:r>
      <w:r w:rsidRPr="00014E51">
        <w:rPr>
          <w:rStyle w:val="apple-converted-space"/>
          <w:rFonts w:ascii="Calibri" w:hAnsi="Calibri" w:cs="Calibri"/>
          <w:color w:val="000000"/>
          <w:lang w:val="ca-ES"/>
        </w:rPr>
        <w:t> </w:t>
      </w:r>
      <w:r w:rsidRPr="00014E51">
        <w:rPr>
          <w:rFonts w:ascii="Calibri" w:hAnsi="Calibri" w:cs="Calibri"/>
          <w:color w:val="000000"/>
          <w:lang w:val="ca-ES"/>
        </w:rPr>
        <w:t>procedents d’altres equips nàutics (radar, ràdio, GPS...).</w:t>
      </w:r>
    </w:p>
    <w:p w14:paraId="100B4B4A" w14:textId="77777777" w:rsidR="007535F4" w:rsidRPr="00014E51" w:rsidRDefault="007535F4" w:rsidP="007535F4">
      <w:pPr>
        <w:pStyle w:val="NormalWeb"/>
        <w:jc w:val="both"/>
        <w:rPr>
          <w:rFonts w:ascii="Calibri" w:hAnsi="Calibri" w:cs="Calibri"/>
          <w:color w:val="000000"/>
          <w:lang w:val="ca-ES"/>
        </w:rPr>
      </w:pPr>
      <w:r w:rsidRPr="00014E51">
        <w:rPr>
          <w:rFonts w:ascii="Calibri" w:hAnsi="Calibri" w:cs="Calibri"/>
          <w:color w:val="000000"/>
          <w:lang w:val="ca-ES"/>
        </w:rPr>
        <w:t>Per aquests motius, els components del comandament i el receptor han de complir uns</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requisits tècnics de robustesa i estanquitat</w:t>
      </w:r>
      <w:r w:rsidRPr="00014E51">
        <w:rPr>
          <w:rStyle w:val="apple-converted-space"/>
          <w:rFonts w:ascii="Calibri" w:hAnsi="Calibri" w:cs="Calibri"/>
          <w:color w:val="000000"/>
          <w:lang w:val="ca-ES"/>
        </w:rPr>
        <w:t> </w:t>
      </w:r>
      <w:commentRangeStart w:id="5"/>
      <w:r w:rsidRPr="00014E51">
        <w:rPr>
          <w:rFonts w:ascii="Calibri" w:hAnsi="Calibri" w:cs="Calibri"/>
          <w:color w:val="000000"/>
          <w:lang w:val="ca-ES"/>
        </w:rPr>
        <w:t>(per exemple, un grau de protecció mínim</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IP67</w:t>
      </w:r>
      <w:r w:rsidRPr="00014E51">
        <w:rPr>
          <w:rFonts w:ascii="Calibri" w:hAnsi="Calibri" w:cs="Calibri"/>
          <w:color w:val="000000"/>
          <w:lang w:val="ca-ES"/>
        </w:rPr>
        <w:t>),</w:t>
      </w:r>
      <w:commentRangeEnd w:id="5"/>
      <w:r w:rsidR="00F702DC" w:rsidRPr="00014E51">
        <w:rPr>
          <w:rStyle w:val="Refdecomentario"/>
          <w:rFonts w:ascii="Calibri" w:eastAsiaTheme="minorEastAsia" w:hAnsi="Calibri" w:cs="Calibri"/>
          <w:lang w:val="en-US" w:eastAsia="en-US"/>
        </w:rPr>
        <w:commentReference w:id="5"/>
      </w:r>
      <w:r w:rsidRPr="00014E51">
        <w:rPr>
          <w:rFonts w:ascii="Calibri" w:hAnsi="Calibri" w:cs="Calibri"/>
          <w:color w:val="000000"/>
          <w:lang w:val="ca-ES"/>
        </w:rPr>
        <w:t xml:space="preserve"> utilitzar</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connectors marins</w:t>
      </w:r>
      <w:r w:rsidRPr="00014E51">
        <w:rPr>
          <w:rStyle w:val="apple-converted-space"/>
          <w:rFonts w:ascii="Calibri" w:hAnsi="Calibri" w:cs="Calibri"/>
          <w:color w:val="000000"/>
          <w:lang w:val="ca-ES"/>
        </w:rPr>
        <w:t> </w:t>
      </w:r>
      <w:r w:rsidRPr="00014E51">
        <w:rPr>
          <w:rFonts w:ascii="Calibri" w:hAnsi="Calibri" w:cs="Calibri"/>
          <w:color w:val="000000"/>
          <w:lang w:val="ca-ES"/>
        </w:rPr>
        <w:t>i materials</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resistents a la corrosió</w:t>
      </w:r>
      <w:r w:rsidRPr="00014E51">
        <w:rPr>
          <w:rFonts w:ascii="Calibri" w:hAnsi="Calibri" w:cs="Calibri"/>
          <w:color w:val="000000"/>
          <w:lang w:val="ca-ES"/>
        </w:rPr>
        <w:t>, així com garantir</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aïllament elèctric</w:t>
      </w:r>
      <w:r w:rsidRPr="00014E51">
        <w:rPr>
          <w:rStyle w:val="apple-converted-space"/>
          <w:rFonts w:ascii="Calibri" w:hAnsi="Calibri" w:cs="Calibri"/>
          <w:color w:val="000000"/>
          <w:lang w:val="ca-ES"/>
        </w:rPr>
        <w:t> </w:t>
      </w:r>
      <w:r w:rsidRPr="00014E51">
        <w:rPr>
          <w:rFonts w:ascii="Calibri" w:hAnsi="Calibri" w:cs="Calibri"/>
          <w:color w:val="000000"/>
          <w:lang w:val="ca-ES"/>
        </w:rPr>
        <w:t>adequat.</w:t>
      </w:r>
    </w:p>
    <w:p w14:paraId="1C53FD99" w14:textId="77777777" w:rsidR="007535F4" w:rsidRPr="00014E51" w:rsidRDefault="007535F4" w:rsidP="007535F4">
      <w:pPr>
        <w:pStyle w:val="NormalWeb"/>
        <w:jc w:val="both"/>
        <w:rPr>
          <w:rFonts w:ascii="Calibri" w:hAnsi="Calibri" w:cs="Calibri"/>
          <w:color w:val="000000"/>
          <w:lang w:val="ca-ES"/>
        </w:rPr>
      </w:pPr>
      <w:commentRangeStart w:id="6"/>
      <w:r w:rsidRPr="00014E51">
        <w:rPr>
          <w:rFonts w:ascii="Calibri" w:hAnsi="Calibri" w:cs="Calibri"/>
          <w:color w:val="000000"/>
          <w:lang w:val="ca-ES"/>
        </w:rPr>
        <w:t>A nivell de programari, és essencial implementar</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mecanismes de verificació de senyal</w:t>
      </w:r>
      <w:r w:rsidRPr="00014E51">
        <w:rPr>
          <w:rStyle w:val="apple-converted-space"/>
          <w:rFonts w:ascii="Calibri" w:hAnsi="Calibri" w:cs="Calibri"/>
          <w:color w:val="000000"/>
          <w:lang w:val="ca-ES"/>
        </w:rPr>
        <w:t> </w:t>
      </w:r>
      <w:r w:rsidRPr="00014E51">
        <w:rPr>
          <w:rFonts w:ascii="Calibri" w:hAnsi="Calibri" w:cs="Calibri"/>
          <w:color w:val="000000"/>
          <w:lang w:val="ca-ES"/>
        </w:rPr>
        <w:t>i</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protocols de seguretat</w:t>
      </w:r>
      <w:r w:rsidRPr="00014E51">
        <w:rPr>
          <w:rStyle w:val="apple-converted-space"/>
          <w:rFonts w:ascii="Calibri" w:hAnsi="Calibri" w:cs="Calibri"/>
          <w:color w:val="000000"/>
          <w:lang w:val="ca-ES"/>
        </w:rPr>
        <w:t> </w:t>
      </w:r>
      <w:r w:rsidRPr="00014E51">
        <w:rPr>
          <w:rFonts w:ascii="Calibri" w:hAnsi="Calibri" w:cs="Calibri"/>
          <w:color w:val="000000"/>
          <w:lang w:val="ca-ES"/>
        </w:rPr>
        <w:t>que evitin ordres incorrectes o interferències durant la navegació.</w:t>
      </w:r>
      <w:commentRangeEnd w:id="6"/>
      <w:r w:rsidR="00F702DC" w:rsidRPr="00014E51">
        <w:rPr>
          <w:rStyle w:val="Refdecomentario"/>
          <w:rFonts w:ascii="Calibri" w:eastAsiaTheme="minorEastAsia" w:hAnsi="Calibri" w:cs="Calibri"/>
          <w:lang w:val="en-US" w:eastAsia="en-US"/>
        </w:rPr>
        <w:commentReference w:id="6"/>
      </w:r>
    </w:p>
    <w:p w14:paraId="6763A59C" w14:textId="77777777" w:rsidR="007535F4" w:rsidRPr="00014E51" w:rsidRDefault="007535F4" w:rsidP="007535F4">
      <w:pPr>
        <w:jc w:val="both"/>
        <w:rPr>
          <w:rFonts w:ascii="Calibri" w:hAnsi="Calibri" w:cs="Calibri"/>
          <w:lang w:val="ca-ES"/>
        </w:rPr>
      </w:pPr>
    </w:p>
    <w:p w14:paraId="0E590D99" w14:textId="20207E7D" w:rsidR="00F30594" w:rsidRPr="00014E51" w:rsidRDefault="005E6273" w:rsidP="007535F4">
      <w:pPr>
        <w:pStyle w:val="Ttulo2"/>
        <w:jc w:val="both"/>
        <w:rPr>
          <w:rFonts w:ascii="Calibri" w:hAnsi="Calibri" w:cs="Calibri"/>
          <w:lang w:val="ca-ES"/>
        </w:rPr>
      </w:pPr>
      <w:r w:rsidRPr="00014E51">
        <w:rPr>
          <w:rFonts w:ascii="Calibri" w:hAnsi="Calibri" w:cs="Calibri"/>
          <w:lang w:val="ca-ES"/>
        </w:rPr>
        <w:t>6.4</w:t>
      </w:r>
      <w:r w:rsidR="00000000" w:rsidRPr="00014E51">
        <w:rPr>
          <w:rFonts w:ascii="Calibri" w:hAnsi="Calibri" w:cs="Calibri"/>
          <w:lang w:val="ca-ES"/>
        </w:rPr>
        <w:t>. Normatives i seguretat</w:t>
      </w:r>
    </w:p>
    <w:p w14:paraId="1EBE13CC" w14:textId="77777777" w:rsidR="007535F4" w:rsidRPr="00014E51" w:rsidRDefault="007535F4" w:rsidP="007535F4">
      <w:pPr>
        <w:pStyle w:val="NormalWeb"/>
        <w:jc w:val="both"/>
        <w:rPr>
          <w:rFonts w:ascii="Calibri" w:hAnsi="Calibri" w:cs="Calibri"/>
          <w:color w:val="000000"/>
          <w:lang w:val="ca-ES"/>
        </w:rPr>
      </w:pPr>
      <w:commentRangeStart w:id="7"/>
      <w:r w:rsidRPr="00014E51">
        <w:rPr>
          <w:rFonts w:ascii="Calibri" w:hAnsi="Calibri" w:cs="Calibri"/>
          <w:color w:val="000000"/>
          <w:lang w:val="ca-ES"/>
        </w:rPr>
        <w:t>El disseny del sistema ha de complir les</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normatives tècniques i de seguretat</w:t>
      </w:r>
      <w:r w:rsidRPr="00014E51">
        <w:rPr>
          <w:rStyle w:val="apple-converted-space"/>
          <w:rFonts w:ascii="Calibri" w:hAnsi="Calibri" w:cs="Calibri"/>
          <w:color w:val="000000"/>
          <w:lang w:val="ca-ES"/>
        </w:rPr>
        <w:t> </w:t>
      </w:r>
      <w:r w:rsidRPr="00014E51">
        <w:rPr>
          <w:rFonts w:ascii="Calibri" w:hAnsi="Calibri" w:cs="Calibri"/>
          <w:color w:val="000000"/>
          <w:lang w:val="ca-ES"/>
        </w:rPr>
        <w:t>aplicables tant en l’àmbit marítim com en el de les comunicacions sense fils. Entre les més rellevants trobem:</w:t>
      </w:r>
    </w:p>
    <w:p w14:paraId="7D0A3726" w14:textId="77777777" w:rsidR="007535F4" w:rsidRPr="00014E51" w:rsidRDefault="007535F4" w:rsidP="007535F4">
      <w:pPr>
        <w:pStyle w:val="NormalWeb"/>
        <w:numPr>
          <w:ilvl w:val="0"/>
          <w:numId w:val="12"/>
        </w:numPr>
        <w:jc w:val="both"/>
        <w:rPr>
          <w:rFonts w:ascii="Calibri" w:hAnsi="Calibri" w:cs="Calibri"/>
          <w:color w:val="000000"/>
          <w:lang w:val="ca-ES"/>
        </w:rPr>
      </w:pPr>
      <w:r w:rsidRPr="00014E51">
        <w:rPr>
          <w:rStyle w:val="Textoennegrita"/>
          <w:rFonts w:ascii="Calibri" w:hAnsi="Calibri" w:cs="Calibri"/>
          <w:color w:val="000000"/>
          <w:lang w:val="ca-ES"/>
        </w:rPr>
        <w:t>Norma IEC 60945</w:t>
      </w:r>
      <w:r w:rsidRPr="00014E51">
        <w:rPr>
          <w:rFonts w:ascii="Calibri" w:hAnsi="Calibri" w:cs="Calibri"/>
          <w:color w:val="000000"/>
          <w:lang w:val="ca-ES"/>
        </w:rPr>
        <w:t>, que estableix els requisits per a equips i sistemes de navegació i radiocomunicacions marítimes.</w:t>
      </w:r>
    </w:p>
    <w:p w14:paraId="0BF295EF" w14:textId="77777777" w:rsidR="007535F4" w:rsidRPr="00014E51" w:rsidRDefault="007535F4" w:rsidP="007535F4">
      <w:pPr>
        <w:pStyle w:val="NormalWeb"/>
        <w:numPr>
          <w:ilvl w:val="0"/>
          <w:numId w:val="12"/>
        </w:numPr>
        <w:jc w:val="both"/>
        <w:rPr>
          <w:rFonts w:ascii="Calibri" w:hAnsi="Calibri" w:cs="Calibri"/>
          <w:color w:val="000000"/>
          <w:lang w:val="ca-ES"/>
        </w:rPr>
      </w:pPr>
      <w:r w:rsidRPr="00014E51">
        <w:rPr>
          <w:rStyle w:val="Textoennegrita"/>
          <w:rFonts w:ascii="Calibri" w:hAnsi="Calibri" w:cs="Calibri"/>
          <w:color w:val="000000"/>
          <w:lang w:val="ca-ES"/>
        </w:rPr>
        <w:t>Norma CE i directives europees</w:t>
      </w:r>
      <w:r w:rsidRPr="00014E51">
        <w:rPr>
          <w:rStyle w:val="apple-converted-space"/>
          <w:rFonts w:ascii="Calibri" w:hAnsi="Calibri" w:cs="Calibri"/>
          <w:color w:val="000000"/>
          <w:lang w:val="ca-ES"/>
        </w:rPr>
        <w:t> </w:t>
      </w:r>
      <w:r w:rsidRPr="00014E51">
        <w:rPr>
          <w:rFonts w:ascii="Calibri" w:hAnsi="Calibri" w:cs="Calibri"/>
          <w:color w:val="000000"/>
          <w:lang w:val="ca-ES"/>
        </w:rPr>
        <w:t>sobre compatibilitat electromagnètica (EMC) i seguretat elèctrica (Directiva 2014/30/UE i 2014/35/UE).</w:t>
      </w:r>
    </w:p>
    <w:p w14:paraId="746E9F4E" w14:textId="77777777" w:rsidR="007535F4" w:rsidRPr="00014E51" w:rsidRDefault="007535F4" w:rsidP="007535F4">
      <w:pPr>
        <w:pStyle w:val="NormalWeb"/>
        <w:numPr>
          <w:ilvl w:val="0"/>
          <w:numId w:val="12"/>
        </w:numPr>
        <w:jc w:val="both"/>
        <w:rPr>
          <w:rFonts w:ascii="Calibri" w:hAnsi="Calibri" w:cs="Calibri"/>
          <w:color w:val="000000"/>
          <w:lang w:val="ca-ES"/>
        </w:rPr>
      </w:pPr>
      <w:r w:rsidRPr="00014E51">
        <w:rPr>
          <w:rStyle w:val="Textoennegrita"/>
          <w:rFonts w:ascii="Calibri" w:hAnsi="Calibri" w:cs="Calibri"/>
          <w:color w:val="000000"/>
          <w:lang w:val="ca-ES"/>
        </w:rPr>
        <w:t>Reglament de radiocomunicacions</w:t>
      </w:r>
      <w:r w:rsidRPr="00014E51">
        <w:rPr>
          <w:rStyle w:val="apple-converted-space"/>
          <w:rFonts w:ascii="Calibri" w:hAnsi="Calibri" w:cs="Calibri"/>
          <w:color w:val="000000"/>
          <w:lang w:val="ca-ES"/>
        </w:rPr>
        <w:t> </w:t>
      </w:r>
      <w:r w:rsidRPr="00014E51">
        <w:rPr>
          <w:rFonts w:ascii="Calibri" w:hAnsi="Calibri" w:cs="Calibri"/>
          <w:color w:val="000000"/>
          <w:lang w:val="ca-ES"/>
        </w:rPr>
        <w:t>aplicable a dispositius de transmissió sense fils (com les bandes ISM de 2,4 GHz o 868 MHz).</w:t>
      </w:r>
    </w:p>
    <w:p w14:paraId="52E256FD" w14:textId="77777777" w:rsidR="007535F4" w:rsidRPr="00014E51" w:rsidRDefault="007535F4" w:rsidP="007535F4">
      <w:pPr>
        <w:pStyle w:val="NormalWeb"/>
        <w:jc w:val="both"/>
        <w:rPr>
          <w:rFonts w:ascii="Calibri" w:hAnsi="Calibri" w:cs="Calibri"/>
          <w:color w:val="000000"/>
          <w:lang w:val="ca-ES"/>
        </w:rPr>
      </w:pPr>
      <w:r w:rsidRPr="00014E51">
        <w:rPr>
          <w:rFonts w:ascii="Calibri" w:hAnsi="Calibri" w:cs="Calibri"/>
          <w:color w:val="000000"/>
          <w:lang w:val="ca-ES"/>
        </w:rPr>
        <w:t>A més, des del punt de vista funcional, el sistema ha d’assegurar</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mecanismes de seguretat</w:t>
      </w:r>
      <w:r w:rsidRPr="00014E51">
        <w:rPr>
          <w:rStyle w:val="apple-converted-space"/>
          <w:rFonts w:ascii="Calibri" w:hAnsi="Calibri" w:cs="Calibri"/>
          <w:color w:val="000000"/>
          <w:lang w:val="ca-ES"/>
        </w:rPr>
        <w:t> </w:t>
      </w:r>
      <w:r w:rsidRPr="00014E51">
        <w:rPr>
          <w:rFonts w:ascii="Calibri" w:hAnsi="Calibri" w:cs="Calibri"/>
          <w:color w:val="000000"/>
          <w:lang w:val="ca-ES"/>
        </w:rPr>
        <w:t>com:</w:t>
      </w:r>
    </w:p>
    <w:p w14:paraId="5030183A" w14:textId="77777777" w:rsidR="007535F4" w:rsidRPr="00014E51" w:rsidRDefault="007535F4" w:rsidP="007535F4">
      <w:pPr>
        <w:pStyle w:val="NormalWeb"/>
        <w:numPr>
          <w:ilvl w:val="0"/>
          <w:numId w:val="13"/>
        </w:numPr>
        <w:jc w:val="both"/>
        <w:rPr>
          <w:rFonts w:ascii="Calibri" w:hAnsi="Calibri" w:cs="Calibri"/>
          <w:color w:val="000000"/>
          <w:lang w:val="ca-ES"/>
        </w:rPr>
      </w:pPr>
      <w:r w:rsidRPr="00014E51">
        <w:rPr>
          <w:rFonts w:ascii="Calibri" w:hAnsi="Calibri" w:cs="Calibri"/>
          <w:color w:val="000000"/>
          <w:lang w:val="ca-ES"/>
        </w:rPr>
        <w:t>Encriptació de la comunicació (p. ex. AES128 o superior).</w:t>
      </w:r>
    </w:p>
    <w:p w14:paraId="601E4D9F" w14:textId="77777777" w:rsidR="007535F4" w:rsidRPr="00014E51" w:rsidRDefault="007535F4" w:rsidP="007535F4">
      <w:pPr>
        <w:pStyle w:val="NormalWeb"/>
        <w:numPr>
          <w:ilvl w:val="0"/>
          <w:numId w:val="13"/>
        </w:numPr>
        <w:jc w:val="both"/>
        <w:rPr>
          <w:rFonts w:ascii="Calibri" w:hAnsi="Calibri" w:cs="Calibri"/>
          <w:color w:val="000000"/>
          <w:lang w:val="ca-ES"/>
        </w:rPr>
      </w:pPr>
      <w:r w:rsidRPr="00014E51">
        <w:rPr>
          <w:rFonts w:ascii="Calibri" w:hAnsi="Calibri" w:cs="Calibri"/>
          <w:color w:val="000000"/>
          <w:lang w:val="ca-ES"/>
        </w:rPr>
        <w:t>Gestió d’errors i reconeixement de paquets per evitar ordres duplicades o perdudes.</w:t>
      </w:r>
    </w:p>
    <w:p w14:paraId="0594C3D4" w14:textId="77777777" w:rsidR="007535F4" w:rsidRPr="00014E51" w:rsidRDefault="007535F4" w:rsidP="007535F4">
      <w:pPr>
        <w:pStyle w:val="NormalWeb"/>
        <w:numPr>
          <w:ilvl w:val="0"/>
          <w:numId w:val="13"/>
        </w:numPr>
        <w:jc w:val="both"/>
        <w:rPr>
          <w:rFonts w:ascii="Calibri" w:hAnsi="Calibri" w:cs="Calibri"/>
          <w:color w:val="000000"/>
          <w:lang w:val="ca-ES"/>
        </w:rPr>
      </w:pPr>
      <w:r w:rsidRPr="00014E51">
        <w:rPr>
          <w:rFonts w:ascii="Calibri" w:hAnsi="Calibri" w:cs="Calibri"/>
          <w:color w:val="000000"/>
          <w:lang w:val="ca-ES"/>
        </w:rPr>
        <w:t>Botó d’emergència o mecanisme de desconnexió segura del control remot.</w:t>
      </w:r>
      <w:commentRangeEnd w:id="7"/>
      <w:r w:rsidR="00F702DC" w:rsidRPr="00014E51">
        <w:rPr>
          <w:rStyle w:val="Refdecomentario"/>
          <w:rFonts w:ascii="Calibri" w:eastAsiaTheme="minorEastAsia" w:hAnsi="Calibri" w:cs="Calibri"/>
          <w:lang w:val="en-US" w:eastAsia="en-US"/>
        </w:rPr>
        <w:commentReference w:id="7"/>
      </w:r>
    </w:p>
    <w:p w14:paraId="294563D8" w14:textId="77777777" w:rsidR="007535F4" w:rsidRPr="00014E51" w:rsidRDefault="007535F4" w:rsidP="007535F4">
      <w:pPr>
        <w:jc w:val="both"/>
        <w:rPr>
          <w:rFonts w:ascii="Calibri" w:hAnsi="Calibri" w:cs="Calibri"/>
          <w:lang w:val="ca-ES"/>
        </w:rPr>
      </w:pPr>
    </w:p>
    <w:p w14:paraId="762B85F7" w14:textId="58DE357B" w:rsidR="00F30594" w:rsidRPr="00014E51" w:rsidRDefault="005E6273" w:rsidP="007535F4">
      <w:pPr>
        <w:pStyle w:val="Ttulo2"/>
        <w:jc w:val="both"/>
        <w:rPr>
          <w:rFonts w:ascii="Calibri" w:hAnsi="Calibri" w:cs="Calibri"/>
          <w:lang w:val="ca-ES"/>
        </w:rPr>
      </w:pPr>
      <w:r w:rsidRPr="00014E51">
        <w:rPr>
          <w:rFonts w:ascii="Calibri" w:hAnsi="Calibri" w:cs="Calibri"/>
          <w:lang w:val="ca-ES"/>
        </w:rPr>
        <w:lastRenderedPageBreak/>
        <w:t>6.5</w:t>
      </w:r>
      <w:r w:rsidR="00000000" w:rsidRPr="00014E51">
        <w:rPr>
          <w:rFonts w:ascii="Calibri" w:hAnsi="Calibri" w:cs="Calibri"/>
          <w:lang w:val="ca-ES"/>
        </w:rPr>
        <w:t>. Solucions comercials i estat de l’art</w:t>
      </w:r>
    </w:p>
    <w:p w14:paraId="21504456" w14:textId="77777777" w:rsidR="007535F4" w:rsidRPr="00014E51" w:rsidRDefault="007535F4" w:rsidP="007535F4">
      <w:pPr>
        <w:pStyle w:val="NormalWeb"/>
        <w:jc w:val="both"/>
        <w:rPr>
          <w:rFonts w:ascii="Calibri" w:hAnsi="Calibri" w:cs="Calibri"/>
          <w:color w:val="000000"/>
          <w:lang w:val="ca-ES"/>
        </w:rPr>
      </w:pPr>
      <w:r w:rsidRPr="00014E51">
        <w:rPr>
          <w:rFonts w:ascii="Calibri" w:hAnsi="Calibri" w:cs="Calibri"/>
          <w:color w:val="000000"/>
          <w:lang w:val="ca-ES"/>
        </w:rPr>
        <w:t>Actualment, existeixen al mercat diferents</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solucions comercials de comandaments sense fils</w:t>
      </w:r>
      <w:r w:rsidRPr="00014E51">
        <w:rPr>
          <w:rStyle w:val="apple-converted-space"/>
          <w:rFonts w:ascii="Calibri" w:hAnsi="Calibri" w:cs="Calibri"/>
          <w:color w:val="000000"/>
          <w:lang w:val="ca-ES"/>
        </w:rPr>
        <w:t> </w:t>
      </w:r>
      <w:r w:rsidRPr="00014E51">
        <w:rPr>
          <w:rFonts w:ascii="Calibri" w:hAnsi="Calibri" w:cs="Calibri"/>
          <w:color w:val="000000"/>
          <w:lang w:val="ca-ES"/>
        </w:rPr>
        <w:t>per a entorns marins, com ara els</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controls remots per a pilots automàtics</w:t>
      </w:r>
      <w:r w:rsidRPr="00014E51">
        <w:rPr>
          <w:rStyle w:val="apple-converted-space"/>
          <w:rFonts w:ascii="Calibri" w:hAnsi="Calibri" w:cs="Calibri"/>
          <w:color w:val="000000"/>
          <w:lang w:val="ca-ES"/>
        </w:rPr>
        <w:t> </w:t>
      </w:r>
      <w:r w:rsidRPr="00014E51">
        <w:rPr>
          <w:rFonts w:ascii="Calibri" w:hAnsi="Calibri" w:cs="Calibri"/>
          <w:color w:val="000000"/>
          <w:lang w:val="ca-ES"/>
        </w:rPr>
        <w:t>de fabricants com Raymarine, B&amp;G o Simrad. Aquests dispositius ofereixen funcions bàsiques de control del rumb i ajustos de ±1° o ±10°, però sovint estan limitats a ecosistemes tancats i propietaris.</w:t>
      </w:r>
    </w:p>
    <w:p w14:paraId="1F5A5DD4" w14:textId="77777777" w:rsidR="007535F4" w:rsidRPr="00014E51" w:rsidRDefault="007535F4" w:rsidP="007535F4">
      <w:pPr>
        <w:pStyle w:val="NormalWeb"/>
        <w:jc w:val="both"/>
        <w:rPr>
          <w:rFonts w:ascii="Calibri" w:hAnsi="Calibri" w:cs="Calibri"/>
          <w:color w:val="000000"/>
          <w:lang w:val="ca-ES"/>
        </w:rPr>
      </w:pPr>
      <w:r w:rsidRPr="00014E51">
        <w:rPr>
          <w:rFonts w:ascii="Calibri" w:hAnsi="Calibri" w:cs="Calibri"/>
          <w:color w:val="000000"/>
          <w:lang w:val="ca-ES"/>
        </w:rPr>
        <w:t>D’altra banda, en el sector industrial i de la robòtica, hi ha</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plataformes obertes</w:t>
      </w:r>
      <w:r w:rsidRPr="00014E51">
        <w:rPr>
          <w:rStyle w:val="apple-converted-space"/>
          <w:rFonts w:ascii="Calibri" w:hAnsi="Calibri" w:cs="Calibri"/>
          <w:color w:val="000000"/>
          <w:lang w:val="ca-ES"/>
        </w:rPr>
        <w:t> </w:t>
      </w:r>
      <w:r w:rsidRPr="00014E51">
        <w:rPr>
          <w:rFonts w:ascii="Calibri" w:hAnsi="Calibri" w:cs="Calibri"/>
          <w:color w:val="000000"/>
          <w:lang w:val="ca-ES"/>
        </w:rPr>
        <w:t>que utilitzen microcontroladors com</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Arduino</w:t>
      </w:r>
      <w:r w:rsidRPr="00014E51">
        <w:rPr>
          <w:rFonts w:ascii="Calibri" w:hAnsi="Calibri" w:cs="Calibri"/>
          <w:color w:val="000000"/>
          <w:lang w:val="ca-ES"/>
        </w:rPr>
        <w:t>,</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ESP32</w:t>
      </w:r>
      <w:r w:rsidRPr="00014E51">
        <w:rPr>
          <w:rStyle w:val="apple-converted-space"/>
          <w:rFonts w:ascii="Calibri" w:hAnsi="Calibri" w:cs="Calibri"/>
          <w:color w:val="000000"/>
          <w:lang w:val="ca-ES"/>
        </w:rPr>
        <w:t> </w:t>
      </w:r>
      <w:r w:rsidRPr="00014E51">
        <w:rPr>
          <w:rFonts w:ascii="Calibri" w:hAnsi="Calibri" w:cs="Calibri"/>
          <w:color w:val="000000"/>
          <w:lang w:val="ca-ES"/>
        </w:rPr>
        <w:t>o</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Raspberry Pi</w:t>
      </w:r>
      <w:r w:rsidRPr="00014E51">
        <w:rPr>
          <w:rFonts w:ascii="Calibri" w:hAnsi="Calibri" w:cs="Calibri"/>
          <w:color w:val="000000"/>
          <w:lang w:val="ca-ES"/>
        </w:rPr>
        <w:t>, que permeten desenvolupar solucions personalitzades amb connexions Bluetooth, Wi-Fi o RF, oferint un cost molt inferior i una major flexibilitat.</w:t>
      </w:r>
    </w:p>
    <w:p w14:paraId="68CE4589" w14:textId="77777777" w:rsidR="007535F4" w:rsidRPr="00014E51" w:rsidRDefault="007535F4" w:rsidP="007535F4">
      <w:pPr>
        <w:pStyle w:val="NormalWeb"/>
        <w:jc w:val="both"/>
        <w:rPr>
          <w:rFonts w:ascii="Calibri" w:hAnsi="Calibri" w:cs="Calibri"/>
          <w:color w:val="000000"/>
          <w:lang w:val="ca-ES"/>
        </w:rPr>
      </w:pPr>
      <w:r w:rsidRPr="00014E51">
        <w:rPr>
          <w:rFonts w:ascii="Calibri" w:hAnsi="Calibri" w:cs="Calibri"/>
          <w:color w:val="000000"/>
          <w:lang w:val="ca-ES"/>
        </w:rPr>
        <w:t>A nivell de recerca, hi ha tendències orientades a integrar</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sistemes IoT (Internet of Things)</w:t>
      </w:r>
      <w:r w:rsidRPr="00014E51">
        <w:rPr>
          <w:rStyle w:val="apple-converted-space"/>
          <w:rFonts w:ascii="Calibri" w:hAnsi="Calibri" w:cs="Calibri"/>
          <w:color w:val="000000"/>
          <w:lang w:val="ca-ES"/>
        </w:rPr>
        <w:t> </w:t>
      </w:r>
      <w:r w:rsidRPr="00014E51">
        <w:rPr>
          <w:rFonts w:ascii="Calibri" w:hAnsi="Calibri" w:cs="Calibri"/>
          <w:color w:val="000000"/>
          <w:lang w:val="ca-ES"/>
        </w:rPr>
        <w:t>en la navegació, que permeten supervisió remota, registre de dades i optimització de maniobres mitjançant intel·ligència artificial i sensors connectats.</w:t>
      </w:r>
    </w:p>
    <w:p w14:paraId="4C4E8976" w14:textId="77777777" w:rsidR="007535F4" w:rsidRPr="00014E51" w:rsidRDefault="007535F4" w:rsidP="007535F4">
      <w:pPr>
        <w:pStyle w:val="NormalWeb"/>
        <w:jc w:val="both"/>
        <w:rPr>
          <w:rFonts w:ascii="Calibri" w:hAnsi="Calibri" w:cs="Calibri"/>
          <w:color w:val="000000"/>
          <w:lang w:val="ca-ES"/>
        </w:rPr>
      </w:pPr>
      <w:r w:rsidRPr="00014E51">
        <w:rPr>
          <w:rFonts w:ascii="Calibri" w:hAnsi="Calibri" w:cs="Calibri"/>
          <w:color w:val="000000"/>
          <w:lang w:val="ca-ES"/>
        </w:rPr>
        <w:t>Aquest projecte s’emmarca dins d’aquesta evolució tecnològica, buscant</w:t>
      </w:r>
      <w:r w:rsidRPr="00014E51">
        <w:rPr>
          <w:rStyle w:val="apple-converted-space"/>
          <w:rFonts w:ascii="Calibri" w:hAnsi="Calibri" w:cs="Calibri"/>
          <w:color w:val="000000"/>
          <w:lang w:val="ca-ES"/>
        </w:rPr>
        <w:t> </w:t>
      </w:r>
      <w:r w:rsidRPr="00014E51">
        <w:rPr>
          <w:rStyle w:val="Textoennegrita"/>
          <w:rFonts w:ascii="Calibri" w:hAnsi="Calibri" w:cs="Calibri"/>
          <w:color w:val="000000"/>
          <w:lang w:val="ca-ES"/>
        </w:rPr>
        <w:t>una solució oberta, modular i econòmica</w:t>
      </w:r>
      <w:r w:rsidRPr="00014E51">
        <w:rPr>
          <w:rFonts w:ascii="Calibri" w:hAnsi="Calibri" w:cs="Calibri"/>
          <w:color w:val="000000"/>
          <w:lang w:val="ca-ES"/>
        </w:rPr>
        <w:t>, adaptada a les necessitats específiques d’una embarcació de regates.</w:t>
      </w:r>
    </w:p>
    <w:p w14:paraId="38E64ECB" w14:textId="77777777" w:rsidR="007535F4" w:rsidRPr="00014E51" w:rsidRDefault="007535F4" w:rsidP="007535F4">
      <w:pPr>
        <w:jc w:val="both"/>
        <w:rPr>
          <w:rFonts w:ascii="Calibri" w:hAnsi="Calibri" w:cs="Calibri"/>
          <w:lang w:val="ca-ES"/>
        </w:rPr>
      </w:pPr>
    </w:p>
    <w:p w14:paraId="096FD183" w14:textId="7978E355" w:rsidR="00F30594" w:rsidRPr="00014E51" w:rsidRDefault="005E6273" w:rsidP="007535F4">
      <w:pPr>
        <w:pStyle w:val="Ttulo2"/>
        <w:jc w:val="both"/>
        <w:rPr>
          <w:rFonts w:ascii="Calibri" w:hAnsi="Calibri" w:cs="Calibri"/>
          <w:lang w:val="ca-ES"/>
        </w:rPr>
      </w:pPr>
      <w:r w:rsidRPr="00014E51">
        <w:rPr>
          <w:rFonts w:ascii="Calibri" w:hAnsi="Calibri" w:cs="Calibri"/>
          <w:lang w:val="ca-ES"/>
        </w:rPr>
        <w:t>6.6</w:t>
      </w:r>
      <w:r w:rsidR="00000000" w:rsidRPr="00014E51">
        <w:rPr>
          <w:rFonts w:ascii="Calibri" w:hAnsi="Calibri" w:cs="Calibri"/>
          <w:lang w:val="ca-ES"/>
        </w:rPr>
        <w:t>. Justificació de les tecnologies escollides</w:t>
      </w:r>
    </w:p>
    <w:p w14:paraId="30708837" w14:textId="77777777" w:rsidR="007535F4" w:rsidRPr="00014E51" w:rsidRDefault="007535F4" w:rsidP="007535F4">
      <w:pPr>
        <w:spacing w:before="100" w:beforeAutospacing="1" w:after="100" w:afterAutospacing="1" w:line="240" w:lineRule="auto"/>
        <w:jc w:val="both"/>
        <w:rPr>
          <w:rFonts w:ascii="Calibri" w:eastAsia="Times New Roman" w:hAnsi="Calibri" w:cs="Calibri"/>
          <w:color w:val="000000"/>
          <w:sz w:val="24"/>
          <w:szCs w:val="24"/>
          <w:lang w:val="ca-ES" w:eastAsia="es-ES_tradnl"/>
        </w:rPr>
      </w:pPr>
      <w:commentRangeStart w:id="8"/>
      <w:r w:rsidRPr="00014E51">
        <w:rPr>
          <w:rFonts w:ascii="Calibri" w:eastAsia="Times New Roman" w:hAnsi="Calibri" w:cs="Calibri"/>
          <w:color w:val="000000"/>
          <w:sz w:val="24"/>
          <w:szCs w:val="24"/>
          <w:lang w:val="ca-ES" w:eastAsia="es-ES_tradnl"/>
        </w:rPr>
        <w:t>La tria de les tecnologies utilitzades en aquest projecte respon a un equilibri entre </w:t>
      </w:r>
      <w:r w:rsidRPr="00014E51">
        <w:rPr>
          <w:rFonts w:ascii="Calibri" w:eastAsia="Times New Roman" w:hAnsi="Calibri" w:cs="Calibri"/>
          <w:b/>
          <w:bCs/>
          <w:color w:val="000000"/>
          <w:sz w:val="24"/>
          <w:szCs w:val="24"/>
          <w:lang w:val="ca-ES" w:eastAsia="es-ES_tradnl"/>
        </w:rPr>
        <w:t>fiabilitat, consum, cost i facilitat d’integració</w:t>
      </w:r>
      <w:r w:rsidRPr="00014E51">
        <w:rPr>
          <w:rFonts w:ascii="Calibri" w:eastAsia="Times New Roman" w:hAnsi="Calibri" w:cs="Calibri"/>
          <w:color w:val="000000"/>
          <w:sz w:val="24"/>
          <w:szCs w:val="24"/>
          <w:lang w:val="ca-ES" w:eastAsia="es-ES_tradnl"/>
        </w:rPr>
        <w:t> amb el sistema existent de l’autòmat.</w:t>
      </w:r>
    </w:p>
    <w:p w14:paraId="682681EA" w14:textId="77777777" w:rsidR="007535F4" w:rsidRPr="00014E51" w:rsidRDefault="007535F4" w:rsidP="007535F4">
      <w:pPr>
        <w:numPr>
          <w:ilvl w:val="0"/>
          <w:numId w:val="14"/>
        </w:numPr>
        <w:spacing w:before="100" w:beforeAutospacing="1" w:after="100" w:afterAutospacing="1" w:line="240" w:lineRule="auto"/>
        <w:jc w:val="both"/>
        <w:rPr>
          <w:rFonts w:ascii="Calibri" w:eastAsia="Times New Roman" w:hAnsi="Calibri" w:cs="Calibri"/>
          <w:color w:val="000000"/>
          <w:sz w:val="24"/>
          <w:szCs w:val="24"/>
          <w:lang w:val="ca-ES" w:eastAsia="es-ES_tradnl"/>
        </w:rPr>
      </w:pPr>
      <w:r w:rsidRPr="00014E51">
        <w:rPr>
          <w:rFonts w:ascii="Calibri" w:eastAsia="Times New Roman" w:hAnsi="Calibri" w:cs="Calibri"/>
          <w:color w:val="000000"/>
          <w:sz w:val="24"/>
          <w:szCs w:val="24"/>
          <w:lang w:val="ca-ES" w:eastAsia="es-ES_tradnl"/>
        </w:rPr>
        <w:t>S’ha optat per un </w:t>
      </w:r>
      <w:r w:rsidRPr="00014E51">
        <w:rPr>
          <w:rFonts w:ascii="Calibri" w:eastAsia="Times New Roman" w:hAnsi="Calibri" w:cs="Calibri"/>
          <w:b/>
          <w:bCs/>
          <w:color w:val="000000"/>
          <w:sz w:val="24"/>
          <w:szCs w:val="24"/>
          <w:lang w:val="ca-ES" w:eastAsia="es-ES_tradnl"/>
        </w:rPr>
        <w:t>microcontrolador ESP32</w:t>
      </w:r>
      <w:r w:rsidRPr="00014E51">
        <w:rPr>
          <w:rFonts w:ascii="Calibri" w:eastAsia="Times New Roman" w:hAnsi="Calibri" w:cs="Calibri"/>
          <w:color w:val="000000"/>
          <w:sz w:val="24"/>
          <w:szCs w:val="24"/>
          <w:lang w:val="ca-ES" w:eastAsia="es-ES_tradnl"/>
        </w:rPr>
        <w:t>, que ofereix </w:t>
      </w:r>
      <w:r w:rsidRPr="00014E51">
        <w:rPr>
          <w:rFonts w:ascii="Calibri" w:eastAsia="Times New Roman" w:hAnsi="Calibri" w:cs="Calibri"/>
          <w:b/>
          <w:bCs/>
          <w:color w:val="000000"/>
          <w:sz w:val="24"/>
          <w:szCs w:val="24"/>
          <w:lang w:val="ca-ES" w:eastAsia="es-ES_tradnl"/>
        </w:rPr>
        <w:t>connectivitat Wi-Fi i Bluetooth integrades</w:t>
      </w:r>
      <w:r w:rsidRPr="00014E51">
        <w:rPr>
          <w:rFonts w:ascii="Calibri" w:eastAsia="Times New Roman" w:hAnsi="Calibri" w:cs="Calibri"/>
          <w:color w:val="000000"/>
          <w:sz w:val="24"/>
          <w:szCs w:val="24"/>
          <w:lang w:val="ca-ES" w:eastAsia="es-ES_tradnl"/>
        </w:rPr>
        <w:t>, baix consum i potència suficient per gestionar la comunicació i la lògica de control.</w:t>
      </w:r>
    </w:p>
    <w:p w14:paraId="2852E957" w14:textId="77777777" w:rsidR="007535F4" w:rsidRPr="00014E51" w:rsidRDefault="007535F4" w:rsidP="007535F4">
      <w:pPr>
        <w:numPr>
          <w:ilvl w:val="0"/>
          <w:numId w:val="14"/>
        </w:numPr>
        <w:spacing w:before="100" w:beforeAutospacing="1" w:after="100" w:afterAutospacing="1" w:line="240" w:lineRule="auto"/>
        <w:jc w:val="both"/>
        <w:rPr>
          <w:rFonts w:ascii="Calibri" w:eastAsia="Times New Roman" w:hAnsi="Calibri" w:cs="Calibri"/>
          <w:color w:val="000000"/>
          <w:sz w:val="24"/>
          <w:szCs w:val="24"/>
          <w:lang w:val="ca-ES" w:eastAsia="es-ES_tradnl"/>
        </w:rPr>
      </w:pPr>
      <w:r w:rsidRPr="00014E51">
        <w:rPr>
          <w:rFonts w:ascii="Calibri" w:eastAsia="Times New Roman" w:hAnsi="Calibri" w:cs="Calibri"/>
          <w:color w:val="000000"/>
          <w:sz w:val="24"/>
          <w:szCs w:val="24"/>
          <w:lang w:val="ca-ES" w:eastAsia="es-ES_tradnl"/>
        </w:rPr>
        <w:t>La comunicació sense fils es farà mitjançant </w:t>
      </w:r>
      <w:r w:rsidRPr="00014E51">
        <w:rPr>
          <w:rFonts w:ascii="Calibri" w:eastAsia="Times New Roman" w:hAnsi="Calibri" w:cs="Calibri"/>
          <w:b/>
          <w:bCs/>
          <w:color w:val="000000"/>
          <w:sz w:val="24"/>
          <w:szCs w:val="24"/>
          <w:lang w:val="ca-ES" w:eastAsia="es-ES_tradnl"/>
        </w:rPr>
        <w:t>Bluetooth Low Energy (BLE)</w:t>
      </w:r>
      <w:r w:rsidRPr="00014E51">
        <w:rPr>
          <w:rFonts w:ascii="Calibri" w:eastAsia="Times New Roman" w:hAnsi="Calibri" w:cs="Calibri"/>
          <w:color w:val="000000"/>
          <w:sz w:val="24"/>
          <w:szCs w:val="24"/>
          <w:lang w:val="ca-ES" w:eastAsia="es-ES_tradnl"/>
        </w:rPr>
        <w:t> per la seva </w:t>
      </w:r>
      <w:r w:rsidRPr="00014E51">
        <w:rPr>
          <w:rFonts w:ascii="Calibri" w:eastAsia="Times New Roman" w:hAnsi="Calibri" w:cs="Calibri"/>
          <w:b/>
          <w:bCs/>
          <w:color w:val="000000"/>
          <w:sz w:val="24"/>
          <w:szCs w:val="24"/>
          <w:lang w:val="ca-ES" w:eastAsia="es-ES_tradnl"/>
        </w:rPr>
        <w:t>eficiència energètica</w:t>
      </w:r>
      <w:r w:rsidRPr="00014E51">
        <w:rPr>
          <w:rFonts w:ascii="Calibri" w:eastAsia="Times New Roman" w:hAnsi="Calibri" w:cs="Calibri"/>
          <w:color w:val="000000"/>
          <w:sz w:val="24"/>
          <w:szCs w:val="24"/>
          <w:lang w:val="ca-ES" w:eastAsia="es-ES_tradnl"/>
        </w:rPr>
        <w:t> i </w:t>
      </w:r>
      <w:r w:rsidRPr="00014E51">
        <w:rPr>
          <w:rFonts w:ascii="Calibri" w:eastAsia="Times New Roman" w:hAnsi="Calibri" w:cs="Calibri"/>
          <w:b/>
          <w:bCs/>
          <w:color w:val="000000"/>
          <w:sz w:val="24"/>
          <w:szCs w:val="24"/>
          <w:lang w:val="ca-ES" w:eastAsia="es-ES_tradnl"/>
        </w:rPr>
        <w:t>temps de resposta reduït</w:t>
      </w:r>
      <w:r w:rsidRPr="00014E51">
        <w:rPr>
          <w:rFonts w:ascii="Calibri" w:eastAsia="Times New Roman" w:hAnsi="Calibri" w:cs="Calibri"/>
          <w:color w:val="000000"/>
          <w:sz w:val="24"/>
          <w:szCs w:val="24"/>
          <w:lang w:val="ca-ES" w:eastAsia="es-ES_tradnl"/>
        </w:rPr>
        <w:t>.</w:t>
      </w:r>
    </w:p>
    <w:p w14:paraId="0FCE87B3" w14:textId="77777777" w:rsidR="007535F4" w:rsidRPr="00014E51" w:rsidRDefault="007535F4" w:rsidP="007535F4">
      <w:pPr>
        <w:numPr>
          <w:ilvl w:val="0"/>
          <w:numId w:val="14"/>
        </w:numPr>
        <w:spacing w:before="100" w:beforeAutospacing="1" w:after="100" w:afterAutospacing="1" w:line="240" w:lineRule="auto"/>
        <w:jc w:val="both"/>
        <w:rPr>
          <w:rFonts w:ascii="Calibri" w:eastAsia="Times New Roman" w:hAnsi="Calibri" w:cs="Calibri"/>
          <w:color w:val="000000"/>
          <w:sz w:val="24"/>
          <w:szCs w:val="24"/>
          <w:lang w:val="ca-ES" w:eastAsia="es-ES_tradnl"/>
        </w:rPr>
      </w:pPr>
      <w:r w:rsidRPr="00014E51">
        <w:rPr>
          <w:rFonts w:ascii="Calibri" w:eastAsia="Times New Roman" w:hAnsi="Calibri" w:cs="Calibri"/>
          <w:color w:val="000000"/>
          <w:sz w:val="24"/>
          <w:szCs w:val="24"/>
          <w:lang w:val="ca-ES" w:eastAsia="es-ES_tradnl"/>
        </w:rPr>
        <w:t>El comandament utilitzarà </w:t>
      </w:r>
      <w:r w:rsidRPr="00014E51">
        <w:rPr>
          <w:rFonts w:ascii="Calibri" w:eastAsia="Times New Roman" w:hAnsi="Calibri" w:cs="Calibri"/>
          <w:b/>
          <w:bCs/>
          <w:color w:val="000000"/>
          <w:sz w:val="24"/>
          <w:szCs w:val="24"/>
          <w:lang w:val="ca-ES" w:eastAsia="es-ES_tradnl"/>
        </w:rPr>
        <w:t>botons físics i una interfície senzilla</w:t>
      </w:r>
      <w:r w:rsidRPr="00014E51">
        <w:rPr>
          <w:rFonts w:ascii="Calibri" w:eastAsia="Times New Roman" w:hAnsi="Calibri" w:cs="Calibri"/>
          <w:color w:val="000000"/>
          <w:sz w:val="24"/>
          <w:szCs w:val="24"/>
          <w:lang w:val="ca-ES" w:eastAsia="es-ES_tradnl"/>
        </w:rPr>
        <w:t>, assegurant una </w:t>
      </w:r>
      <w:r w:rsidRPr="00014E51">
        <w:rPr>
          <w:rFonts w:ascii="Calibri" w:eastAsia="Times New Roman" w:hAnsi="Calibri" w:cs="Calibri"/>
          <w:b/>
          <w:bCs/>
          <w:color w:val="000000"/>
          <w:sz w:val="24"/>
          <w:szCs w:val="24"/>
          <w:lang w:val="ca-ES" w:eastAsia="es-ES_tradnl"/>
        </w:rPr>
        <w:t>operació intuïtiva</w:t>
      </w:r>
      <w:r w:rsidRPr="00014E51">
        <w:rPr>
          <w:rFonts w:ascii="Calibri" w:eastAsia="Times New Roman" w:hAnsi="Calibri" w:cs="Calibri"/>
          <w:color w:val="000000"/>
          <w:sz w:val="24"/>
          <w:szCs w:val="24"/>
          <w:lang w:val="ca-ES" w:eastAsia="es-ES_tradnl"/>
        </w:rPr>
        <w:t> fins i tot amb guants o en condicions adverses.</w:t>
      </w:r>
    </w:p>
    <w:p w14:paraId="01389062" w14:textId="77777777" w:rsidR="007535F4" w:rsidRPr="00014E51" w:rsidRDefault="007535F4" w:rsidP="007535F4">
      <w:pPr>
        <w:numPr>
          <w:ilvl w:val="0"/>
          <w:numId w:val="14"/>
        </w:numPr>
        <w:spacing w:before="100" w:beforeAutospacing="1" w:after="100" w:afterAutospacing="1" w:line="240" w:lineRule="auto"/>
        <w:jc w:val="both"/>
        <w:rPr>
          <w:rFonts w:ascii="Calibri" w:eastAsia="Times New Roman" w:hAnsi="Calibri" w:cs="Calibri"/>
          <w:color w:val="000000"/>
          <w:sz w:val="24"/>
          <w:szCs w:val="24"/>
          <w:lang w:val="ca-ES" w:eastAsia="es-ES_tradnl"/>
        </w:rPr>
      </w:pPr>
      <w:r w:rsidRPr="00014E51">
        <w:rPr>
          <w:rFonts w:ascii="Calibri" w:eastAsia="Times New Roman" w:hAnsi="Calibri" w:cs="Calibri"/>
          <w:color w:val="000000"/>
          <w:sz w:val="24"/>
          <w:szCs w:val="24"/>
          <w:lang w:val="ca-ES" w:eastAsia="es-ES_tradnl"/>
        </w:rPr>
        <w:t>El receptor, connectat al PLC o al sistema de control de l’autòmat, traduirà les ordres rebudes en </w:t>
      </w:r>
      <w:r w:rsidRPr="00014E51">
        <w:rPr>
          <w:rFonts w:ascii="Calibri" w:eastAsia="Times New Roman" w:hAnsi="Calibri" w:cs="Calibri"/>
          <w:b/>
          <w:bCs/>
          <w:color w:val="000000"/>
          <w:sz w:val="24"/>
          <w:szCs w:val="24"/>
          <w:lang w:val="ca-ES" w:eastAsia="es-ES_tradnl"/>
        </w:rPr>
        <w:t>senyals digitals segurs i redundants</w:t>
      </w:r>
      <w:r w:rsidRPr="00014E51">
        <w:rPr>
          <w:rFonts w:ascii="Calibri" w:eastAsia="Times New Roman" w:hAnsi="Calibri" w:cs="Calibri"/>
          <w:color w:val="000000"/>
          <w:sz w:val="24"/>
          <w:szCs w:val="24"/>
          <w:lang w:val="ca-ES" w:eastAsia="es-ES_tradnl"/>
        </w:rPr>
        <w:t>.</w:t>
      </w:r>
    </w:p>
    <w:p w14:paraId="7207B579" w14:textId="35623BBF" w:rsidR="007535F4" w:rsidRPr="00014E51" w:rsidRDefault="007535F4" w:rsidP="007535F4">
      <w:pPr>
        <w:numPr>
          <w:ilvl w:val="0"/>
          <w:numId w:val="14"/>
        </w:numPr>
        <w:spacing w:before="100" w:beforeAutospacing="1" w:after="100" w:afterAutospacing="1" w:line="240" w:lineRule="auto"/>
        <w:jc w:val="both"/>
        <w:rPr>
          <w:rFonts w:ascii="Calibri" w:eastAsia="Times New Roman" w:hAnsi="Calibri" w:cs="Calibri"/>
          <w:color w:val="000000"/>
          <w:sz w:val="24"/>
          <w:szCs w:val="24"/>
          <w:lang w:val="ca-ES" w:eastAsia="es-ES_tradnl"/>
        </w:rPr>
      </w:pPr>
      <w:r w:rsidRPr="00014E51">
        <w:rPr>
          <w:rFonts w:ascii="Calibri" w:eastAsia="Times New Roman" w:hAnsi="Calibri" w:cs="Calibri"/>
          <w:color w:val="000000"/>
          <w:sz w:val="24"/>
          <w:szCs w:val="24"/>
          <w:lang w:val="ca-ES" w:eastAsia="es-ES_tradnl"/>
        </w:rPr>
        <w:t>Pel que fa al disseny mecànic, s’utilitzaran </w:t>
      </w:r>
      <w:r w:rsidRPr="00014E51">
        <w:rPr>
          <w:rFonts w:ascii="Calibri" w:eastAsia="Times New Roman" w:hAnsi="Calibri" w:cs="Calibri"/>
          <w:b/>
          <w:bCs/>
          <w:color w:val="000000"/>
          <w:sz w:val="24"/>
          <w:szCs w:val="24"/>
          <w:lang w:val="ca-ES" w:eastAsia="es-ES_tradnl"/>
        </w:rPr>
        <w:t>carcasses estancs IP67</w:t>
      </w:r>
      <w:r w:rsidRPr="00014E51">
        <w:rPr>
          <w:rFonts w:ascii="Calibri" w:eastAsia="Times New Roman" w:hAnsi="Calibri" w:cs="Calibri"/>
          <w:color w:val="000000"/>
          <w:sz w:val="24"/>
          <w:szCs w:val="24"/>
          <w:lang w:val="ca-ES" w:eastAsia="es-ES_tradnl"/>
        </w:rPr>
        <w:t>, </w:t>
      </w:r>
      <w:r w:rsidRPr="00014E51">
        <w:rPr>
          <w:rFonts w:ascii="Calibri" w:eastAsia="Times New Roman" w:hAnsi="Calibri" w:cs="Calibri"/>
          <w:b/>
          <w:bCs/>
          <w:color w:val="000000"/>
          <w:sz w:val="24"/>
          <w:szCs w:val="24"/>
          <w:lang w:val="ca-ES" w:eastAsia="es-ES_tradnl"/>
        </w:rPr>
        <w:t>materials anticorrosius</w:t>
      </w:r>
      <w:r w:rsidRPr="00014E51">
        <w:rPr>
          <w:rFonts w:ascii="Calibri" w:eastAsia="Times New Roman" w:hAnsi="Calibri" w:cs="Calibri"/>
          <w:color w:val="000000"/>
          <w:sz w:val="24"/>
          <w:szCs w:val="24"/>
          <w:lang w:val="ca-ES" w:eastAsia="es-ES_tradnl"/>
        </w:rPr>
        <w:t> i </w:t>
      </w:r>
      <w:r w:rsidRPr="00014E51">
        <w:rPr>
          <w:rFonts w:ascii="Calibri" w:eastAsia="Times New Roman" w:hAnsi="Calibri" w:cs="Calibri"/>
          <w:b/>
          <w:bCs/>
          <w:color w:val="000000"/>
          <w:sz w:val="24"/>
          <w:szCs w:val="24"/>
          <w:lang w:val="ca-ES" w:eastAsia="es-ES_tradnl"/>
        </w:rPr>
        <w:t>connexions segures</w:t>
      </w:r>
      <w:ins w:id="9" w:author="NATALIA VIA-DUFRESNE" w:date="2025-11-02T22:25:00Z" w16du:dateUtc="2025-11-02T21:25:00Z">
        <w:r w:rsidR="00F702DC" w:rsidRPr="00014E51">
          <w:rPr>
            <w:rFonts w:ascii="Calibri" w:eastAsia="Times New Roman" w:hAnsi="Calibri" w:cs="Calibri"/>
            <w:b/>
            <w:bCs/>
            <w:color w:val="000000"/>
            <w:sz w:val="24"/>
            <w:szCs w:val="24"/>
            <w:lang w:val="ca-ES" w:eastAsia="es-ES_tradnl"/>
          </w:rPr>
          <w:t xml:space="preserve"> </w:t>
        </w:r>
      </w:ins>
      <w:r w:rsidRPr="00014E51">
        <w:rPr>
          <w:rFonts w:ascii="Calibri" w:eastAsia="Times New Roman" w:hAnsi="Calibri" w:cs="Calibri"/>
          <w:color w:val="000000"/>
          <w:sz w:val="24"/>
          <w:szCs w:val="24"/>
          <w:lang w:val="ca-ES" w:eastAsia="es-ES_tradnl"/>
        </w:rPr>
        <w:t>per garantir la durabilitat en entorn marí.</w:t>
      </w:r>
    </w:p>
    <w:p w14:paraId="2CC9D3CD" w14:textId="77777777" w:rsidR="007535F4" w:rsidRPr="00014E51" w:rsidDel="00F702DC" w:rsidRDefault="007535F4" w:rsidP="007535F4">
      <w:pPr>
        <w:spacing w:before="100" w:beforeAutospacing="1" w:after="100" w:afterAutospacing="1" w:line="240" w:lineRule="auto"/>
        <w:jc w:val="both"/>
        <w:rPr>
          <w:del w:id="10" w:author="NATALIA VIA-DUFRESNE" w:date="2025-11-02T22:26:00Z" w16du:dateUtc="2025-11-02T21:26:00Z"/>
          <w:rFonts w:ascii="Calibri" w:eastAsia="Times New Roman" w:hAnsi="Calibri" w:cs="Calibri"/>
          <w:color w:val="000000"/>
          <w:sz w:val="24"/>
          <w:szCs w:val="24"/>
          <w:lang w:val="ca-ES" w:eastAsia="es-ES_tradnl"/>
        </w:rPr>
      </w:pPr>
      <w:r w:rsidRPr="00014E51">
        <w:rPr>
          <w:rFonts w:ascii="Calibri" w:eastAsia="Times New Roman" w:hAnsi="Calibri" w:cs="Calibri"/>
          <w:color w:val="000000"/>
          <w:sz w:val="24"/>
          <w:szCs w:val="24"/>
          <w:lang w:val="ca-ES" w:eastAsia="es-ES_tradnl"/>
        </w:rPr>
        <w:t>Aquesta combinació tecnològica permet desenvolupar un sistema </w:t>
      </w:r>
      <w:r w:rsidRPr="00014E51">
        <w:rPr>
          <w:rFonts w:ascii="Calibri" w:eastAsia="Times New Roman" w:hAnsi="Calibri" w:cs="Calibri"/>
          <w:b/>
          <w:bCs/>
          <w:color w:val="000000"/>
          <w:sz w:val="24"/>
          <w:szCs w:val="24"/>
          <w:lang w:val="ca-ES" w:eastAsia="es-ES_tradnl"/>
        </w:rPr>
        <w:t>fiable, econòmic i fàcilment mantenible</w:t>
      </w:r>
      <w:r w:rsidRPr="00014E51">
        <w:rPr>
          <w:rFonts w:ascii="Calibri" w:eastAsia="Times New Roman" w:hAnsi="Calibri" w:cs="Calibri"/>
          <w:color w:val="000000"/>
          <w:sz w:val="24"/>
          <w:szCs w:val="24"/>
          <w:lang w:val="ca-ES" w:eastAsia="es-ES_tradnl"/>
        </w:rPr>
        <w:t>, capaç de millorar la seguretat i l’eficiència de maniobra durant la competició.</w:t>
      </w:r>
    </w:p>
    <w:p w14:paraId="55CF339E" w14:textId="294EE46B" w:rsidR="007535F4" w:rsidRPr="00014E51" w:rsidDel="00F702DC" w:rsidRDefault="003F4C1E" w:rsidP="007535F4">
      <w:pPr>
        <w:spacing w:after="0" w:line="240" w:lineRule="auto"/>
        <w:jc w:val="both"/>
        <w:rPr>
          <w:del w:id="11" w:author="NATALIA VIA-DUFRESNE" w:date="2025-11-02T22:25:00Z" w16du:dateUtc="2025-11-02T21:25:00Z"/>
          <w:rFonts w:ascii="Calibri" w:eastAsia="Times New Roman" w:hAnsi="Calibri" w:cs="Calibri"/>
          <w:sz w:val="24"/>
          <w:szCs w:val="24"/>
          <w:lang w:val="ca-ES" w:eastAsia="es-ES_tradnl"/>
        </w:rPr>
      </w:pPr>
      <w:del w:id="12" w:author="NATALIA VIA-DUFRESNE" w:date="2025-11-02T22:26:00Z" w16du:dateUtc="2025-11-02T21:26:00Z">
        <w:r w:rsidRPr="003F4C1E">
          <w:rPr>
            <w:rFonts w:ascii="Calibri" w:eastAsia="Times New Roman" w:hAnsi="Calibri" w:cs="Calibri"/>
            <w:noProof/>
            <w:sz w:val="24"/>
            <w:szCs w:val="24"/>
            <w:lang w:val="ca-ES" w:eastAsia="es-ES_tradnl"/>
          </w:rPr>
          <w:pict w14:anchorId="6D2149E4">
            <v:rect id="_x0000_i1025" alt="" style="width:422.65pt;height:.05pt;mso-width-percent:0;mso-height-percent:0;mso-width-percent:0;mso-height-percent:0" o:hrpct="994" o:hralign="center" o:hrstd="t" o:hr="t" fillcolor="#a0a0a0" stroked="f"/>
          </w:pict>
        </w:r>
      </w:del>
      <w:commentRangeEnd w:id="8"/>
      <w:r w:rsidR="00BE1EAB" w:rsidRPr="00014E51">
        <w:rPr>
          <w:rStyle w:val="Refdecomentario"/>
          <w:rFonts w:ascii="Calibri" w:hAnsi="Calibri" w:cs="Calibri"/>
        </w:rPr>
        <w:commentReference w:id="8"/>
      </w:r>
    </w:p>
    <w:p w14:paraId="1305E46A" w14:textId="77777777" w:rsidR="00A4361A" w:rsidRPr="00014E51" w:rsidRDefault="00A4361A" w:rsidP="007535F4">
      <w:pPr>
        <w:pStyle w:val="Ttulo1"/>
        <w:jc w:val="both"/>
        <w:rPr>
          <w:rFonts w:ascii="Calibri" w:hAnsi="Calibri" w:cs="Calibri"/>
          <w:lang w:val="ca-ES"/>
        </w:rPr>
      </w:pPr>
    </w:p>
    <w:p w14:paraId="6418760C" w14:textId="77777777" w:rsidR="00A4361A" w:rsidRPr="00014E51" w:rsidRDefault="00A4361A" w:rsidP="007535F4">
      <w:pPr>
        <w:pStyle w:val="Ttulo1"/>
        <w:jc w:val="both"/>
        <w:rPr>
          <w:rFonts w:ascii="Calibri" w:hAnsi="Calibri" w:cs="Calibri"/>
          <w:lang w:val="ca-ES"/>
        </w:rPr>
        <w:sectPr w:rsidR="00A4361A" w:rsidRPr="00014E51" w:rsidSect="00014E51">
          <w:pgSz w:w="11901" w:h="16817"/>
          <w:pgMar w:top="1797" w:right="1440" w:bottom="1797" w:left="1440" w:header="720" w:footer="720" w:gutter="567"/>
          <w:cols w:space="720"/>
          <w:docGrid w:linePitch="360"/>
        </w:sectPr>
      </w:pPr>
    </w:p>
    <w:p w14:paraId="21C53BC6" w14:textId="74E2527A" w:rsidR="00F30594" w:rsidRPr="00014E51" w:rsidRDefault="005E6273" w:rsidP="007535F4">
      <w:pPr>
        <w:pStyle w:val="Ttulo1"/>
        <w:jc w:val="both"/>
        <w:rPr>
          <w:rFonts w:ascii="Calibri" w:hAnsi="Calibri" w:cs="Calibri"/>
          <w:lang w:val="ca-ES"/>
        </w:rPr>
      </w:pPr>
      <w:r w:rsidRPr="00014E51">
        <w:rPr>
          <w:rFonts w:ascii="Calibri" w:hAnsi="Calibri" w:cs="Calibri"/>
          <w:lang w:val="ca-ES"/>
        </w:rPr>
        <w:lastRenderedPageBreak/>
        <w:t>7</w:t>
      </w:r>
      <w:r w:rsidR="00000000" w:rsidRPr="00014E51">
        <w:rPr>
          <w:rFonts w:ascii="Calibri" w:hAnsi="Calibri" w:cs="Calibri"/>
          <w:lang w:val="ca-ES"/>
        </w:rPr>
        <w:t>. Metodologia i planificació del projecte</w:t>
      </w:r>
    </w:p>
    <w:p w14:paraId="6C103A67" w14:textId="2156D3DD" w:rsidR="00F30594" w:rsidRPr="00014E51" w:rsidRDefault="005E6273" w:rsidP="007535F4">
      <w:pPr>
        <w:pStyle w:val="Ttulo2"/>
        <w:jc w:val="both"/>
        <w:rPr>
          <w:rFonts w:ascii="Calibri" w:hAnsi="Calibri" w:cs="Calibri"/>
          <w:lang w:val="ca-ES"/>
        </w:rPr>
      </w:pPr>
      <w:r w:rsidRPr="00014E51">
        <w:rPr>
          <w:rFonts w:ascii="Calibri" w:hAnsi="Calibri" w:cs="Calibri"/>
          <w:lang w:val="ca-ES"/>
        </w:rPr>
        <w:t>7</w:t>
      </w:r>
      <w:r w:rsidR="00000000" w:rsidRPr="00014E51">
        <w:rPr>
          <w:rFonts w:ascii="Calibri" w:hAnsi="Calibri" w:cs="Calibri"/>
          <w:lang w:val="ca-ES"/>
        </w:rPr>
        <w:t>.1. Enfocament de treball</w:t>
      </w:r>
    </w:p>
    <w:p w14:paraId="45CD6A95" w14:textId="7F3FDA8C" w:rsidR="00F30594" w:rsidRPr="00014E51" w:rsidRDefault="005E6273" w:rsidP="007535F4">
      <w:pPr>
        <w:pStyle w:val="Ttulo2"/>
        <w:jc w:val="both"/>
        <w:rPr>
          <w:rFonts w:ascii="Calibri" w:hAnsi="Calibri" w:cs="Calibri"/>
          <w:lang w:val="ca-ES"/>
        </w:rPr>
      </w:pPr>
      <w:r w:rsidRPr="00014E51">
        <w:rPr>
          <w:rFonts w:ascii="Calibri" w:hAnsi="Calibri" w:cs="Calibri"/>
          <w:lang w:val="ca-ES"/>
        </w:rPr>
        <w:t>7</w:t>
      </w:r>
      <w:r w:rsidR="00000000" w:rsidRPr="00014E51">
        <w:rPr>
          <w:rFonts w:ascii="Calibri" w:hAnsi="Calibri" w:cs="Calibri"/>
          <w:lang w:val="ca-ES"/>
        </w:rPr>
        <w:t>.2. Etapes del desenvolupament</w:t>
      </w:r>
    </w:p>
    <w:p w14:paraId="39CA3EEF" w14:textId="338FBE37" w:rsidR="00F30594" w:rsidRPr="00014E51" w:rsidRDefault="005E6273" w:rsidP="007535F4">
      <w:pPr>
        <w:pStyle w:val="Ttulo2"/>
        <w:jc w:val="both"/>
        <w:rPr>
          <w:rFonts w:ascii="Calibri" w:hAnsi="Calibri" w:cs="Calibri"/>
          <w:lang w:val="ca-ES"/>
        </w:rPr>
      </w:pPr>
      <w:r w:rsidRPr="00014E51">
        <w:rPr>
          <w:rFonts w:ascii="Calibri" w:hAnsi="Calibri" w:cs="Calibri"/>
          <w:lang w:val="ca-ES"/>
        </w:rPr>
        <w:t>7</w:t>
      </w:r>
      <w:r w:rsidR="00000000" w:rsidRPr="00014E51">
        <w:rPr>
          <w:rFonts w:ascii="Calibri" w:hAnsi="Calibri" w:cs="Calibri"/>
          <w:lang w:val="ca-ES"/>
        </w:rPr>
        <w:t>.3. Eines i entorns utilitzats</w:t>
      </w:r>
    </w:p>
    <w:p w14:paraId="234821F9" w14:textId="6E428B67" w:rsidR="00F30594" w:rsidRPr="00014E51" w:rsidRDefault="005E6273" w:rsidP="007535F4">
      <w:pPr>
        <w:pStyle w:val="Ttulo2"/>
        <w:jc w:val="both"/>
        <w:rPr>
          <w:rFonts w:ascii="Calibri" w:hAnsi="Calibri" w:cs="Calibri"/>
          <w:lang w:val="ca-ES"/>
        </w:rPr>
      </w:pPr>
      <w:r w:rsidRPr="00014E51">
        <w:rPr>
          <w:rFonts w:ascii="Calibri" w:hAnsi="Calibri" w:cs="Calibri"/>
          <w:lang w:val="ca-ES"/>
        </w:rPr>
        <w:t>7</w:t>
      </w:r>
      <w:r w:rsidR="00000000" w:rsidRPr="00014E51">
        <w:rPr>
          <w:rFonts w:ascii="Calibri" w:hAnsi="Calibri" w:cs="Calibri"/>
          <w:lang w:val="ca-ES"/>
        </w:rPr>
        <w:t>.4. Cronograma del projecte</w:t>
      </w:r>
    </w:p>
    <w:p w14:paraId="7BCCA27E" w14:textId="10BDAA62" w:rsidR="00F30594" w:rsidRPr="00014E51" w:rsidRDefault="005E6273" w:rsidP="007535F4">
      <w:pPr>
        <w:pStyle w:val="Ttulo2"/>
        <w:jc w:val="both"/>
        <w:rPr>
          <w:rFonts w:ascii="Calibri" w:hAnsi="Calibri" w:cs="Calibri"/>
          <w:lang w:val="ca-ES"/>
        </w:rPr>
      </w:pPr>
      <w:r w:rsidRPr="00014E51">
        <w:rPr>
          <w:rFonts w:ascii="Calibri" w:hAnsi="Calibri" w:cs="Calibri"/>
          <w:lang w:val="ca-ES"/>
        </w:rPr>
        <w:t>7</w:t>
      </w:r>
      <w:r w:rsidR="00000000" w:rsidRPr="00014E51">
        <w:rPr>
          <w:rFonts w:ascii="Calibri" w:hAnsi="Calibri" w:cs="Calibri"/>
          <w:lang w:val="ca-ES"/>
        </w:rPr>
        <w:t>.5. Gestió de riscos i seguretat</w:t>
      </w:r>
    </w:p>
    <w:p w14:paraId="19758566" w14:textId="77777777" w:rsidR="005E6273" w:rsidRPr="00014E51" w:rsidRDefault="005E6273" w:rsidP="005E6273">
      <w:pPr>
        <w:rPr>
          <w:lang w:val="ca-ES"/>
        </w:rPr>
        <w:sectPr w:rsidR="005E6273" w:rsidRPr="00014E51" w:rsidSect="00014E51">
          <w:pgSz w:w="11901" w:h="16817"/>
          <w:pgMar w:top="1797" w:right="1440" w:bottom="1797" w:left="1440" w:header="720" w:footer="720" w:gutter="567"/>
          <w:cols w:space="720"/>
          <w:docGrid w:linePitch="360"/>
        </w:sectPr>
      </w:pPr>
    </w:p>
    <w:p w14:paraId="7482BB86" w14:textId="7928C32A" w:rsidR="00F30594" w:rsidRPr="00014E51" w:rsidRDefault="005E6273" w:rsidP="007535F4">
      <w:pPr>
        <w:pStyle w:val="Ttulo1"/>
        <w:jc w:val="both"/>
        <w:rPr>
          <w:rFonts w:ascii="Calibri" w:hAnsi="Calibri" w:cs="Calibri"/>
          <w:lang w:val="ca-ES"/>
        </w:rPr>
      </w:pPr>
      <w:r w:rsidRPr="00014E51">
        <w:rPr>
          <w:rFonts w:ascii="Calibri" w:hAnsi="Calibri" w:cs="Calibri"/>
          <w:lang w:val="ca-ES"/>
        </w:rPr>
        <w:lastRenderedPageBreak/>
        <w:t>8</w:t>
      </w:r>
      <w:r w:rsidR="00000000" w:rsidRPr="00014E51">
        <w:rPr>
          <w:rFonts w:ascii="Calibri" w:hAnsi="Calibri" w:cs="Calibri"/>
          <w:lang w:val="ca-ES"/>
        </w:rPr>
        <w:t>. Disseny i desenvolu</w:t>
      </w:r>
      <w:r w:rsidR="00831F8E" w:rsidRPr="00014E51">
        <w:rPr>
          <w:rFonts w:ascii="Calibri" w:hAnsi="Calibri" w:cs="Calibri"/>
          <w:lang w:val="ca-ES"/>
        </w:rPr>
        <w:t>p</w:t>
      </w:r>
      <w:r w:rsidR="00000000" w:rsidRPr="00014E51">
        <w:rPr>
          <w:rFonts w:ascii="Calibri" w:hAnsi="Calibri" w:cs="Calibri"/>
          <w:lang w:val="ca-ES"/>
        </w:rPr>
        <w:t>ament del sistema</w:t>
      </w:r>
    </w:p>
    <w:p w14:paraId="61241AC3" w14:textId="011E9E84" w:rsidR="00F30594" w:rsidRPr="00014E51" w:rsidRDefault="005E6273" w:rsidP="007535F4">
      <w:pPr>
        <w:pStyle w:val="Ttulo2"/>
        <w:jc w:val="both"/>
        <w:rPr>
          <w:rFonts w:ascii="Calibri" w:hAnsi="Calibri" w:cs="Calibri"/>
          <w:lang w:val="ca-ES"/>
        </w:rPr>
      </w:pPr>
      <w:r w:rsidRPr="00014E51">
        <w:rPr>
          <w:rFonts w:ascii="Calibri" w:hAnsi="Calibri" w:cs="Calibri"/>
          <w:lang w:val="ca-ES"/>
        </w:rPr>
        <w:t>8</w:t>
      </w:r>
      <w:r w:rsidR="00000000" w:rsidRPr="00014E51">
        <w:rPr>
          <w:rFonts w:ascii="Calibri" w:hAnsi="Calibri" w:cs="Calibri"/>
          <w:lang w:val="ca-ES"/>
        </w:rPr>
        <w:t>.1. Arquitectura general</w:t>
      </w:r>
    </w:p>
    <w:p w14:paraId="0EBF09AF" w14:textId="267A2386" w:rsidR="00F30594" w:rsidRPr="00014E51" w:rsidRDefault="005E6273" w:rsidP="007535F4">
      <w:pPr>
        <w:pStyle w:val="Ttulo2"/>
        <w:jc w:val="both"/>
        <w:rPr>
          <w:rFonts w:ascii="Calibri" w:hAnsi="Calibri" w:cs="Calibri"/>
          <w:lang w:val="ca-ES"/>
        </w:rPr>
      </w:pPr>
      <w:r w:rsidRPr="00014E51">
        <w:rPr>
          <w:rFonts w:ascii="Calibri" w:hAnsi="Calibri" w:cs="Calibri"/>
          <w:lang w:val="ca-ES"/>
        </w:rPr>
        <w:t>8</w:t>
      </w:r>
      <w:r w:rsidR="00000000" w:rsidRPr="00014E51">
        <w:rPr>
          <w:rFonts w:ascii="Calibri" w:hAnsi="Calibri" w:cs="Calibri"/>
          <w:lang w:val="ca-ES"/>
        </w:rPr>
        <w:t>.2. Disseny del hardware</w:t>
      </w:r>
    </w:p>
    <w:p w14:paraId="02041C4A" w14:textId="72BDFBD3" w:rsidR="00C41BFF" w:rsidRPr="00014E51" w:rsidRDefault="005E6273" w:rsidP="00C41BFF">
      <w:pPr>
        <w:pStyle w:val="Ttulo2"/>
        <w:jc w:val="both"/>
        <w:rPr>
          <w:rFonts w:ascii="Calibri" w:hAnsi="Calibri" w:cs="Calibri"/>
          <w:lang w:val="ca-ES"/>
        </w:rPr>
      </w:pPr>
      <w:r w:rsidRPr="00014E51">
        <w:rPr>
          <w:rFonts w:ascii="Calibri" w:hAnsi="Calibri" w:cs="Calibri"/>
          <w:lang w:val="ca-ES"/>
        </w:rPr>
        <w:t>8</w:t>
      </w:r>
      <w:r w:rsidR="00000000" w:rsidRPr="00014E51">
        <w:rPr>
          <w:rFonts w:ascii="Calibri" w:hAnsi="Calibri" w:cs="Calibri"/>
          <w:lang w:val="ca-ES"/>
        </w:rPr>
        <w:t xml:space="preserve">.3. Disseny </w:t>
      </w:r>
      <w:r w:rsidR="00C41BFF" w:rsidRPr="00014E51">
        <w:rPr>
          <w:rFonts w:ascii="Calibri" w:hAnsi="Calibri" w:cs="Calibri"/>
          <w:lang w:val="ca-ES"/>
        </w:rPr>
        <w:t xml:space="preserve">o estructura </w:t>
      </w:r>
      <w:r w:rsidR="00000000" w:rsidRPr="00014E51">
        <w:rPr>
          <w:rFonts w:ascii="Calibri" w:hAnsi="Calibri" w:cs="Calibri"/>
          <w:lang w:val="ca-ES"/>
        </w:rPr>
        <w:t>del firmware/software</w:t>
      </w:r>
    </w:p>
    <w:p w14:paraId="25F608B5" w14:textId="77464823" w:rsidR="00C41BFF" w:rsidRPr="00014E51" w:rsidRDefault="00C41BFF" w:rsidP="00C41BFF">
      <w:pPr>
        <w:pStyle w:val="Ttulo2"/>
        <w:jc w:val="both"/>
        <w:rPr>
          <w:rFonts w:ascii="Calibri" w:hAnsi="Calibri" w:cs="Calibri"/>
          <w:lang w:val="ca-ES"/>
        </w:rPr>
      </w:pPr>
      <w:r w:rsidRPr="00014E51">
        <w:rPr>
          <w:rFonts w:ascii="Calibri" w:hAnsi="Calibri" w:cs="Calibri"/>
          <w:lang w:val="ca-ES"/>
        </w:rPr>
        <w:t>8.</w:t>
      </w:r>
      <w:r w:rsidRPr="00014E51">
        <w:rPr>
          <w:rFonts w:ascii="Calibri" w:hAnsi="Calibri" w:cs="Calibri"/>
          <w:lang w:val="ca-ES"/>
        </w:rPr>
        <w:t>4</w:t>
      </w:r>
      <w:r w:rsidRPr="00014E51">
        <w:rPr>
          <w:rFonts w:ascii="Calibri" w:hAnsi="Calibri" w:cs="Calibri"/>
          <w:lang w:val="ca-ES"/>
        </w:rPr>
        <w:t>. D</w:t>
      </w:r>
      <w:r w:rsidRPr="00014E51">
        <w:rPr>
          <w:rFonts w:ascii="Calibri" w:hAnsi="Calibri" w:cs="Calibri"/>
          <w:lang w:val="ca-ES"/>
        </w:rPr>
        <w:t xml:space="preserve">esenvolupament de la interfície gràfica </w:t>
      </w:r>
    </w:p>
    <w:p w14:paraId="38953021" w14:textId="6B57467E" w:rsidR="00C41BFF" w:rsidRPr="00014E51" w:rsidRDefault="005E6273" w:rsidP="00C41BFF">
      <w:pPr>
        <w:pStyle w:val="Ttulo2"/>
        <w:jc w:val="both"/>
        <w:rPr>
          <w:rFonts w:ascii="Calibri" w:hAnsi="Calibri" w:cs="Calibri"/>
          <w:lang w:val="ca-ES"/>
        </w:rPr>
      </w:pPr>
      <w:r w:rsidRPr="00014E51">
        <w:rPr>
          <w:rFonts w:ascii="Calibri" w:hAnsi="Calibri" w:cs="Calibri"/>
          <w:lang w:val="ca-ES"/>
        </w:rPr>
        <w:t>8</w:t>
      </w:r>
      <w:r w:rsidR="00000000" w:rsidRPr="00014E51">
        <w:rPr>
          <w:rFonts w:ascii="Calibri" w:hAnsi="Calibri" w:cs="Calibri"/>
          <w:lang w:val="ca-ES"/>
        </w:rPr>
        <w:t>.</w:t>
      </w:r>
      <w:r w:rsidR="00C41BFF" w:rsidRPr="00014E51">
        <w:rPr>
          <w:rFonts w:ascii="Calibri" w:hAnsi="Calibri" w:cs="Calibri"/>
          <w:lang w:val="ca-ES"/>
        </w:rPr>
        <w:t>5</w:t>
      </w:r>
      <w:r w:rsidR="00000000" w:rsidRPr="00014E51">
        <w:rPr>
          <w:rFonts w:ascii="Calibri" w:hAnsi="Calibri" w:cs="Calibri"/>
          <w:lang w:val="ca-ES"/>
        </w:rPr>
        <w:t>. Integració amb la PLC existent</w:t>
      </w:r>
    </w:p>
    <w:p w14:paraId="4C8B6821" w14:textId="77777777" w:rsidR="00A4361A" w:rsidRPr="00014E51" w:rsidRDefault="00A4361A" w:rsidP="007535F4">
      <w:pPr>
        <w:pStyle w:val="Ttulo1"/>
        <w:jc w:val="both"/>
        <w:rPr>
          <w:rFonts w:ascii="Calibri" w:hAnsi="Calibri" w:cs="Calibri"/>
          <w:lang w:val="ca-ES"/>
        </w:rPr>
        <w:sectPr w:rsidR="00A4361A" w:rsidRPr="00014E51" w:rsidSect="00014E51">
          <w:pgSz w:w="11901" w:h="16817"/>
          <w:pgMar w:top="1797" w:right="1440" w:bottom="1797" w:left="1440" w:header="720" w:footer="720" w:gutter="567"/>
          <w:cols w:space="720"/>
          <w:docGrid w:linePitch="360"/>
        </w:sectPr>
      </w:pPr>
    </w:p>
    <w:p w14:paraId="7714559D" w14:textId="31980A72" w:rsidR="00F30594" w:rsidRPr="00014E51" w:rsidRDefault="005E6273" w:rsidP="007535F4">
      <w:pPr>
        <w:pStyle w:val="Ttulo1"/>
        <w:jc w:val="both"/>
        <w:rPr>
          <w:rFonts w:ascii="Calibri" w:hAnsi="Calibri" w:cs="Calibri"/>
          <w:lang w:val="ca-ES"/>
        </w:rPr>
      </w:pPr>
      <w:r w:rsidRPr="00014E51">
        <w:rPr>
          <w:rFonts w:ascii="Calibri" w:hAnsi="Calibri" w:cs="Calibri"/>
          <w:lang w:val="ca-ES"/>
        </w:rPr>
        <w:lastRenderedPageBreak/>
        <w:t>9</w:t>
      </w:r>
      <w:r w:rsidR="00000000" w:rsidRPr="00014E51">
        <w:rPr>
          <w:rFonts w:ascii="Calibri" w:hAnsi="Calibri" w:cs="Calibri"/>
          <w:lang w:val="ca-ES"/>
        </w:rPr>
        <w:t>. Proves i validació</w:t>
      </w:r>
    </w:p>
    <w:p w14:paraId="4C45AA23" w14:textId="07CB6EFC" w:rsidR="00F30594" w:rsidRPr="00014E51" w:rsidRDefault="005E6273" w:rsidP="007535F4">
      <w:pPr>
        <w:pStyle w:val="Ttulo2"/>
        <w:jc w:val="both"/>
        <w:rPr>
          <w:rFonts w:ascii="Calibri" w:hAnsi="Calibri" w:cs="Calibri"/>
          <w:lang w:val="ca-ES"/>
        </w:rPr>
      </w:pPr>
      <w:r w:rsidRPr="00014E51">
        <w:rPr>
          <w:rFonts w:ascii="Calibri" w:hAnsi="Calibri" w:cs="Calibri"/>
          <w:lang w:val="ca-ES"/>
        </w:rPr>
        <w:t>9</w:t>
      </w:r>
      <w:r w:rsidR="00000000" w:rsidRPr="00014E51">
        <w:rPr>
          <w:rFonts w:ascii="Calibri" w:hAnsi="Calibri" w:cs="Calibri"/>
          <w:lang w:val="ca-ES"/>
        </w:rPr>
        <w:t>.1. Entorn de proves</w:t>
      </w:r>
    </w:p>
    <w:p w14:paraId="46F23156" w14:textId="5B8C0A62" w:rsidR="00F30594" w:rsidRPr="00014E51" w:rsidRDefault="005E6273" w:rsidP="007535F4">
      <w:pPr>
        <w:pStyle w:val="Ttulo2"/>
        <w:jc w:val="both"/>
        <w:rPr>
          <w:rFonts w:ascii="Calibri" w:hAnsi="Calibri" w:cs="Calibri"/>
          <w:lang w:val="ca-ES"/>
        </w:rPr>
      </w:pPr>
      <w:r w:rsidRPr="00014E51">
        <w:rPr>
          <w:rFonts w:ascii="Calibri" w:hAnsi="Calibri" w:cs="Calibri"/>
          <w:lang w:val="ca-ES"/>
        </w:rPr>
        <w:t>9</w:t>
      </w:r>
      <w:r w:rsidR="00000000" w:rsidRPr="00014E51">
        <w:rPr>
          <w:rFonts w:ascii="Calibri" w:hAnsi="Calibri" w:cs="Calibri"/>
          <w:lang w:val="ca-ES"/>
        </w:rPr>
        <w:t>.2. Proves de comunicació sense fils</w:t>
      </w:r>
    </w:p>
    <w:p w14:paraId="5703B6D8" w14:textId="4856B6DB" w:rsidR="00F30594" w:rsidRPr="00014E51" w:rsidRDefault="005E6273" w:rsidP="007535F4">
      <w:pPr>
        <w:pStyle w:val="Ttulo2"/>
        <w:jc w:val="both"/>
        <w:rPr>
          <w:rFonts w:ascii="Calibri" w:hAnsi="Calibri" w:cs="Calibri"/>
          <w:lang w:val="ca-ES"/>
        </w:rPr>
      </w:pPr>
      <w:r w:rsidRPr="00014E51">
        <w:rPr>
          <w:rFonts w:ascii="Calibri" w:hAnsi="Calibri" w:cs="Calibri"/>
          <w:lang w:val="ca-ES"/>
        </w:rPr>
        <w:t>9</w:t>
      </w:r>
      <w:r w:rsidR="00000000" w:rsidRPr="00014E51">
        <w:rPr>
          <w:rFonts w:ascii="Calibri" w:hAnsi="Calibri" w:cs="Calibri"/>
          <w:lang w:val="ca-ES"/>
        </w:rPr>
        <w:t>.3. Proves de resposta del sistema controlat</w:t>
      </w:r>
    </w:p>
    <w:p w14:paraId="09D049DE" w14:textId="5CC75CE1" w:rsidR="00F30594" w:rsidRPr="00014E51" w:rsidRDefault="005E6273" w:rsidP="007535F4">
      <w:pPr>
        <w:pStyle w:val="Ttulo2"/>
        <w:jc w:val="both"/>
        <w:rPr>
          <w:rFonts w:ascii="Calibri" w:hAnsi="Calibri" w:cs="Calibri"/>
          <w:lang w:val="ca-ES"/>
        </w:rPr>
      </w:pPr>
      <w:r w:rsidRPr="00014E51">
        <w:rPr>
          <w:rFonts w:ascii="Calibri" w:hAnsi="Calibri" w:cs="Calibri"/>
          <w:lang w:val="ca-ES"/>
        </w:rPr>
        <w:t>9</w:t>
      </w:r>
      <w:r w:rsidR="00000000" w:rsidRPr="00014E51">
        <w:rPr>
          <w:rFonts w:ascii="Calibri" w:hAnsi="Calibri" w:cs="Calibri"/>
          <w:lang w:val="ca-ES"/>
        </w:rPr>
        <w:t>.4. Test de fiabilitat i seguretat</w:t>
      </w:r>
    </w:p>
    <w:p w14:paraId="3E5F2DAB" w14:textId="139EBF0E" w:rsidR="00F30594" w:rsidRPr="00014E51" w:rsidRDefault="005E6273" w:rsidP="007535F4">
      <w:pPr>
        <w:pStyle w:val="Ttulo2"/>
        <w:jc w:val="both"/>
        <w:rPr>
          <w:rFonts w:ascii="Calibri" w:hAnsi="Calibri" w:cs="Calibri"/>
          <w:lang w:val="ca-ES"/>
        </w:rPr>
      </w:pPr>
      <w:r w:rsidRPr="00014E51">
        <w:rPr>
          <w:rFonts w:ascii="Calibri" w:hAnsi="Calibri" w:cs="Calibri"/>
          <w:lang w:val="ca-ES"/>
        </w:rPr>
        <w:t>9</w:t>
      </w:r>
      <w:r w:rsidR="00000000" w:rsidRPr="00014E51">
        <w:rPr>
          <w:rFonts w:ascii="Calibri" w:hAnsi="Calibri" w:cs="Calibri"/>
          <w:lang w:val="ca-ES"/>
        </w:rPr>
        <w:t>.5. Resultats i taules de mesures</w:t>
      </w:r>
    </w:p>
    <w:p w14:paraId="7EB8D1AA" w14:textId="40F81060" w:rsidR="00F30594" w:rsidRPr="00A4361A" w:rsidRDefault="005E6273" w:rsidP="007535F4">
      <w:pPr>
        <w:pStyle w:val="Ttulo2"/>
        <w:jc w:val="both"/>
        <w:rPr>
          <w:rFonts w:ascii="Calibri" w:hAnsi="Calibri" w:cs="Calibri"/>
          <w:lang w:val="ca-ES"/>
        </w:rPr>
      </w:pPr>
      <w:r w:rsidRPr="00014E51">
        <w:rPr>
          <w:rFonts w:ascii="Calibri" w:hAnsi="Calibri" w:cs="Calibri"/>
          <w:lang w:val="ca-ES"/>
        </w:rPr>
        <w:t>9</w:t>
      </w:r>
      <w:r w:rsidR="00000000" w:rsidRPr="00014E51">
        <w:rPr>
          <w:rFonts w:ascii="Calibri" w:hAnsi="Calibri" w:cs="Calibri"/>
          <w:lang w:val="ca-ES"/>
        </w:rPr>
        <w:t>.6. Avaluació del rendiment</w:t>
      </w:r>
      <w:r w:rsidR="00000000" w:rsidRPr="00A4361A">
        <w:rPr>
          <w:rFonts w:ascii="Calibri" w:hAnsi="Calibri" w:cs="Calibri"/>
          <w:lang w:val="ca-ES"/>
        </w:rPr>
        <w:t xml:space="preserve"> respecte als objectius</w:t>
      </w:r>
    </w:p>
    <w:p w14:paraId="1B269E2C" w14:textId="77777777" w:rsidR="00A4361A" w:rsidRDefault="00A4361A" w:rsidP="007535F4">
      <w:pPr>
        <w:pStyle w:val="Ttulo1"/>
        <w:jc w:val="both"/>
        <w:rPr>
          <w:rFonts w:ascii="Calibri" w:hAnsi="Calibri" w:cs="Calibri"/>
          <w:lang w:val="ca-ES"/>
        </w:rPr>
        <w:sectPr w:rsidR="00A4361A" w:rsidSect="00014E51">
          <w:pgSz w:w="11901" w:h="16817"/>
          <w:pgMar w:top="1797" w:right="1440" w:bottom="1797" w:left="1440" w:header="720" w:footer="720" w:gutter="567"/>
          <w:cols w:space="720"/>
          <w:docGrid w:linePitch="360"/>
        </w:sectPr>
      </w:pPr>
    </w:p>
    <w:p w14:paraId="219A618E" w14:textId="2D5316C1" w:rsidR="00C41BFF" w:rsidRPr="00A4361A" w:rsidRDefault="00C41BFF" w:rsidP="00C41BFF">
      <w:pPr>
        <w:pStyle w:val="Ttulo1"/>
        <w:jc w:val="both"/>
        <w:rPr>
          <w:rFonts w:ascii="Calibri" w:hAnsi="Calibri" w:cs="Calibri"/>
          <w:lang w:val="ca-ES"/>
        </w:rPr>
      </w:pPr>
      <w:r>
        <w:rPr>
          <w:rFonts w:ascii="Calibri" w:hAnsi="Calibri" w:cs="Calibri"/>
          <w:lang w:val="ca-ES"/>
        </w:rPr>
        <w:lastRenderedPageBreak/>
        <w:t>10</w:t>
      </w:r>
      <w:r w:rsidRPr="00A4361A">
        <w:rPr>
          <w:rFonts w:ascii="Calibri" w:hAnsi="Calibri" w:cs="Calibri"/>
          <w:lang w:val="ca-ES"/>
        </w:rPr>
        <w:t xml:space="preserve">. </w:t>
      </w:r>
      <w:r>
        <w:rPr>
          <w:rFonts w:ascii="Calibri" w:hAnsi="Calibri" w:cs="Calibri"/>
          <w:lang w:val="ca-ES"/>
        </w:rPr>
        <w:t>Pressupost econòmic</w:t>
      </w:r>
    </w:p>
    <w:p w14:paraId="3A9D5728" w14:textId="2AF725C2" w:rsidR="00C41BFF" w:rsidRPr="00A4361A" w:rsidRDefault="00C41BFF" w:rsidP="00C41BFF">
      <w:pPr>
        <w:pStyle w:val="Ttulo2"/>
        <w:jc w:val="both"/>
        <w:rPr>
          <w:rFonts w:ascii="Calibri" w:hAnsi="Calibri" w:cs="Calibri"/>
          <w:lang w:val="ca-ES"/>
        </w:rPr>
      </w:pPr>
      <w:r>
        <w:rPr>
          <w:rFonts w:ascii="Calibri" w:hAnsi="Calibri" w:cs="Calibri"/>
          <w:lang w:val="ca-ES"/>
        </w:rPr>
        <w:t>10</w:t>
      </w:r>
      <w:r w:rsidRPr="00A4361A">
        <w:rPr>
          <w:rFonts w:ascii="Calibri" w:hAnsi="Calibri" w:cs="Calibri"/>
          <w:lang w:val="ca-ES"/>
        </w:rPr>
        <w:t xml:space="preserve">.1. </w:t>
      </w:r>
      <w:r>
        <w:rPr>
          <w:rFonts w:ascii="Calibri" w:hAnsi="Calibri" w:cs="Calibri"/>
          <w:lang w:val="ca-ES"/>
        </w:rPr>
        <w:t>Costos de material</w:t>
      </w:r>
    </w:p>
    <w:p w14:paraId="412579D0" w14:textId="73B1DC32" w:rsidR="00C41BFF" w:rsidRPr="00A4361A" w:rsidRDefault="00C41BFF" w:rsidP="00C41BFF">
      <w:pPr>
        <w:pStyle w:val="Ttulo2"/>
        <w:jc w:val="both"/>
        <w:rPr>
          <w:rFonts w:ascii="Calibri" w:hAnsi="Calibri" w:cs="Calibri"/>
          <w:lang w:val="ca-ES"/>
        </w:rPr>
      </w:pPr>
      <w:r>
        <w:rPr>
          <w:rFonts w:ascii="Calibri" w:hAnsi="Calibri" w:cs="Calibri"/>
          <w:lang w:val="ca-ES"/>
        </w:rPr>
        <w:t>10</w:t>
      </w:r>
      <w:r w:rsidRPr="00A4361A">
        <w:rPr>
          <w:rFonts w:ascii="Calibri" w:hAnsi="Calibri" w:cs="Calibri"/>
          <w:lang w:val="ca-ES"/>
        </w:rPr>
        <w:t xml:space="preserve">.2. </w:t>
      </w:r>
      <w:r>
        <w:rPr>
          <w:rFonts w:ascii="Calibri" w:hAnsi="Calibri" w:cs="Calibri"/>
          <w:lang w:val="ca-ES"/>
        </w:rPr>
        <w:t>Costos de desenvolupament</w:t>
      </w:r>
    </w:p>
    <w:p w14:paraId="55BF0A0F" w14:textId="72768FF0" w:rsidR="00C41BFF" w:rsidRPr="00A4361A" w:rsidRDefault="00C41BFF" w:rsidP="00C41BFF">
      <w:pPr>
        <w:pStyle w:val="Ttulo2"/>
        <w:jc w:val="both"/>
        <w:rPr>
          <w:rFonts w:ascii="Calibri" w:hAnsi="Calibri" w:cs="Calibri"/>
          <w:lang w:val="ca-ES"/>
        </w:rPr>
      </w:pPr>
      <w:r>
        <w:rPr>
          <w:rFonts w:ascii="Calibri" w:hAnsi="Calibri" w:cs="Calibri"/>
          <w:lang w:val="ca-ES"/>
        </w:rPr>
        <w:t>10.</w:t>
      </w:r>
      <w:r w:rsidRPr="00A4361A">
        <w:rPr>
          <w:rFonts w:ascii="Calibri" w:hAnsi="Calibri" w:cs="Calibri"/>
          <w:lang w:val="ca-ES"/>
        </w:rPr>
        <w:t xml:space="preserve">3. </w:t>
      </w:r>
      <w:r>
        <w:rPr>
          <w:rFonts w:ascii="Calibri" w:hAnsi="Calibri" w:cs="Calibri"/>
          <w:lang w:val="ca-ES"/>
        </w:rPr>
        <w:t>Pressupost final</w:t>
      </w:r>
    </w:p>
    <w:p w14:paraId="09AE01E9" w14:textId="77777777" w:rsidR="00C41BFF" w:rsidRDefault="00C41BFF" w:rsidP="00C41BFF">
      <w:pPr>
        <w:pStyle w:val="Ttulo1"/>
        <w:jc w:val="both"/>
        <w:rPr>
          <w:rFonts w:ascii="Calibri" w:hAnsi="Calibri" w:cs="Calibri"/>
          <w:lang w:val="ca-ES"/>
        </w:rPr>
        <w:sectPr w:rsidR="00C41BFF" w:rsidSect="00014E51">
          <w:pgSz w:w="11901" w:h="16817"/>
          <w:pgMar w:top="1797" w:right="1440" w:bottom="1797" w:left="1440" w:header="720" w:footer="720" w:gutter="567"/>
          <w:cols w:space="720"/>
          <w:docGrid w:linePitch="360"/>
        </w:sectPr>
      </w:pPr>
    </w:p>
    <w:p w14:paraId="738C09CE" w14:textId="654D93C0" w:rsidR="00C41BFF" w:rsidRPr="00A4361A" w:rsidRDefault="00C41BFF" w:rsidP="00C41BFF">
      <w:pPr>
        <w:pStyle w:val="Ttulo1"/>
        <w:jc w:val="both"/>
        <w:rPr>
          <w:rFonts w:ascii="Calibri" w:hAnsi="Calibri" w:cs="Calibri"/>
          <w:lang w:val="ca-ES"/>
        </w:rPr>
      </w:pPr>
      <w:r>
        <w:rPr>
          <w:rFonts w:ascii="Calibri" w:hAnsi="Calibri" w:cs="Calibri"/>
          <w:lang w:val="ca-ES"/>
        </w:rPr>
        <w:lastRenderedPageBreak/>
        <w:t>11</w:t>
      </w:r>
      <w:r w:rsidRPr="00A4361A">
        <w:rPr>
          <w:rFonts w:ascii="Calibri" w:hAnsi="Calibri" w:cs="Calibri"/>
          <w:lang w:val="ca-ES"/>
        </w:rPr>
        <w:t xml:space="preserve">. </w:t>
      </w:r>
      <w:r>
        <w:rPr>
          <w:rFonts w:ascii="Calibri" w:hAnsi="Calibri" w:cs="Calibri"/>
          <w:lang w:val="ca-ES"/>
        </w:rPr>
        <w:t>Impacte mediambiental</w:t>
      </w:r>
    </w:p>
    <w:p w14:paraId="5E610C96" w14:textId="01A9A4C3" w:rsidR="00C41BFF" w:rsidRPr="00C41BFF" w:rsidRDefault="00C41BFF" w:rsidP="00C41BFF">
      <w:pPr>
        <w:pStyle w:val="Ttulo2"/>
        <w:jc w:val="both"/>
        <w:rPr>
          <w:rFonts w:ascii="Calibri" w:hAnsi="Calibri" w:cs="Calibri"/>
          <w:highlight w:val="yellow"/>
          <w:lang w:val="ca-ES"/>
        </w:rPr>
      </w:pPr>
      <w:r w:rsidRPr="00C41BFF">
        <w:rPr>
          <w:rFonts w:ascii="Calibri" w:hAnsi="Calibri" w:cs="Calibri"/>
          <w:highlight w:val="yellow"/>
          <w:lang w:val="ca-ES"/>
        </w:rPr>
        <w:t>11</w:t>
      </w:r>
      <w:r w:rsidRPr="00C41BFF">
        <w:rPr>
          <w:rFonts w:ascii="Calibri" w:hAnsi="Calibri" w:cs="Calibri"/>
          <w:highlight w:val="yellow"/>
          <w:lang w:val="ca-ES"/>
        </w:rPr>
        <w:t xml:space="preserve">.1. </w:t>
      </w:r>
      <w:r w:rsidRPr="00C41BFF">
        <w:rPr>
          <w:rFonts w:ascii="Calibri" w:hAnsi="Calibri" w:cs="Calibri"/>
          <w:highlight w:val="yellow"/>
          <w:lang w:val="ca-ES"/>
        </w:rPr>
        <w:t>Directiva R0HS</w:t>
      </w:r>
    </w:p>
    <w:p w14:paraId="4C2CADEF" w14:textId="17BDE934" w:rsidR="00C41BFF" w:rsidRPr="00A4361A" w:rsidRDefault="00C41BFF" w:rsidP="00C41BFF">
      <w:pPr>
        <w:pStyle w:val="Ttulo2"/>
        <w:jc w:val="both"/>
        <w:rPr>
          <w:rFonts w:ascii="Calibri" w:hAnsi="Calibri" w:cs="Calibri"/>
          <w:lang w:val="ca-ES"/>
        </w:rPr>
      </w:pPr>
      <w:r>
        <w:rPr>
          <w:rFonts w:ascii="Calibri" w:hAnsi="Calibri" w:cs="Calibri"/>
          <w:highlight w:val="yellow"/>
          <w:lang w:val="ca-ES"/>
        </w:rPr>
        <w:t>11</w:t>
      </w:r>
      <w:r w:rsidRPr="00C41BFF">
        <w:rPr>
          <w:rFonts w:ascii="Calibri" w:hAnsi="Calibri" w:cs="Calibri"/>
          <w:highlight w:val="yellow"/>
          <w:lang w:val="ca-ES"/>
        </w:rPr>
        <w:t xml:space="preserve">.2. </w:t>
      </w:r>
    </w:p>
    <w:p w14:paraId="163742B1" w14:textId="77777777" w:rsidR="00C41BFF" w:rsidRDefault="00C41BFF" w:rsidP="00C41BFF">
      <w:pPr>
        <w:pStyle w:val="Ttulo1"/>
        <w:jc w:val="both"/>
        <w:rPr>
          <w:rFonts w:ascii="Calibri" w:hAnsi="Calibri" w:cs="Calibri"/>
          <w:lang w:val="ca-ES"/>
        </w:rPr>
        <w:sectPr w:rsidR="00C41BFF" w:rsidSect="00014E51">
          <w:pgSz w:w="11901" w:h="16817"/>
          <w:pgMar w:top="1797" w:right="1440" w:bottom="1797" w:left="1440" w:header="720" w:footer="720" w:gutter="567"/>
          <w:cols w:space="720"/>
          <w:docGrid w:linePitch="360"/>
        </w:sectPr>
      </w:pPr>
    </w:p>
    <w:p w14:paraId="135061CB" w14:textId="2C47BFFC" w:rsidR="00F30594" w:rsidRPr="00A4361A" w:rsidRDefault="005E6273" w:rsidP="007535F4">
      <w:pPr>
        <w:pStyle w:val="Ttulo1"/>
        <w:jc w:val="both"/>
        <w:rPr>
          <w:rFonts w:ascii="Calibri" w:hAnsi="Calibri" w:cs="Calibri"/>
          <w:lang w:val="ca-ES"/>
        </w:rPr>
      </w:pPr>
      <w:r>
        <w:rPr>
          <w:rFonts w:ascii="Calibri" w:hAnsi="Calibri" w:cs="Calibri"/>
          <w:lang w:val="ca-ES"/>
        </w:rPr>
        <w:lastRenderedPageBreak/>
        <w:t>1</w:t>
      </w:r>
      <w:r w:rsidR="00C41BFF">
        <w:rPr>
          <w:rFonts w:ascii="Calibri" w:hAnsi="Calibri" w:cs="Calibri"/>
          <w:lang w:val="ca-ES"/>
        </w:rPr>
        <w:t>2</w:t>
      </w:r>
      <w:r w:rsidR="00000000" w:rsidRPr="00A4361A">
        <w:rPr>
          <w:rFonts w:ascii="Calibri" w:hAnsi="Calibri" w:cs="Calibri"/>
          <w:lang w:val="ca-ES"/>
        </w:rPr>
        <w:t>. Discussió dels resultats</w:t>
      </w:r>
    </w:p>
    <w:p w14:paraId="428E374F" w14:textId="3CE56A7B" w:rsidR="00F30594" w:rsidRPr="00A4361A" w:rsidRDefault="005E6273" w:rsidP="007535F4">
      <w:pPr>
        <w:pStyle w:val="Ttulo2"/>
        <w:jc w:val="both"/>
        <w:rPr>
          <w:rFonts w:ascii="Calibri" w:hAnsi="Calibri" w:cs="Calibri"/>
          <w:lang w:val="ca-ES"/>
        </w:rPr>
      </w:pPr>
      <w:r>
        <w:rPr>
          <w:rFonts w:ascii="Calibri" w:hAnsi="Calibri" w:cs="Calibri"/>
          <w:lang w:val="ca-ES"/>
        </w:rPr>
        <w:t>1</w:t>
      </w:r>
      <w:r w:rsidR="00C41BFF">
        <w:rPr>
          <w:rFonts w:ascii="Calibri" w:hAnsi="Calibri" w:cs="Calibri"/>
          <w:lang w:val="ca-ES"/>
        </w:rPr>
        <w:t>2</w:t>
      </w:r>
      <w:r w:rsidR="00000000" w:rsidRPr="00A4361A">
        <w:rPr>
          <w:rFonts w:ascii="Calibri" w:hAnsi="Calibri" w:cs="Calibri"/>
          <w:lang w:val="ca-ES"/>
        </w:rPr>
        <w:t>.1. Interpretació dels resultats obtinguts</w:t>
      </w:r>
    </w:p>
    <w:p w14:paraId="6563EB7A" w14:textId="6195B112" w:rsidR="00F30594" w:rsidRPr="00A4361A" w:rsidRDefault="005E6273" w:rsidP="007535F4">
      <w:pPr>
        <w:pStyle w:val="Ttulo2"/>
        <w:jc w:val="both"/>
        <w:rPr>
          <w:rFonts w:ascii="Calibri" w:hAnsi="Calibri" w:cs="Calibri"/>
          <w:lang w:val="ca-ES"/>
        </w:rPr>
      </w:pPr>
      <w:r>
        <w:rPr>
          <w:rFonts w:ascii="Calibri" w:hAnsi="Calibri" w:cs="Calibri"/>
          <w:lang w:val="ca-ES"/>
        </w:rPr>
        <w:t>1</w:t>
      </w:r>
      <w:r w:rsidR="00C41BFF">
        <w:rPr>
          <w:rFonts w:ascii="Calibri" w:hAnsi="Calibri" w:cs="Calibri"/>
          <w:lang w:val="ca-ES"/>
        </w:rPr>
        <w:t>2</w:t>
      </w:r>
      <w:r w:rsidR="00000000" w:rsidRPr="00A4361A">
        <w:rPr>
          <w:rFonts w:ascii="Calibri" w:hAnsi="Calibri" w:cs="Calibri"/>
          <w:lang w:val="ca-ES"/>
        </w:rPr>
        <w:t>.2. Comparació amb expectatives o alternatives</w:t>
      </w:r>
    </w:p>
    <w:p w14:paraId="4C57B16D" w14:textId="737E44B6" w:rsidR="00F30594" w:rsidRPr="00A4361A" w:rsidRDefault="005E6273" w:rsidP="007535F4">
      <w:pPr>
        <w:pStyle w:val="Ttulo2"/>
        <w:jc w:val="both"/>
        <w:rPr>
          <w:rFonts w:ascii="Calibri" w:hAnsi="Calibri" w:cs="Calibri"/>
          <w:lang w:val="ca-ES"/>
        </w:rPr>
      </w:pPr>
      <w:r>
        <w:rPr>
          <w:rFonts w:ascii="Calibri" w:hAnsi="Calibri" w:cs="Calibri"/>
          <w:lang w:val="ca-ES"/>
        </w:rPr>
        <w:t>1</w:t>
      </w:r>
      <w:r w:rsidR="00C41BFF">
        <w:rPr>
          <w:rFonts w:ascii="Calibri" w:hAnsi="Calibri" w:cs="Calibri"/>
          <w:lang w:val="ca-ES"/>
        </w:rPr>
        <w:t>2</w:t>
      </w:r>
      <w:r w:rsidR="00000000" w:rsidRPr="00A4361A">
        <w:rPr>
          <w:rFonts w:ascii="Calibri" w:hAnsi="Calibri" w:cs="Calibri"/>
          <w:lang w:val="ca-ES"/>
        </w:rPr>
        <w:t>.3. Limitacions detectades</w:t>
      </w:r>
    </w:p>
    <w:p w14:paraId="05167EEF" w14:textId="1616E64C" w:rsidR="00F30594" w:rsidRPr="00A4361A" w:rsidRDefault="005E6273" w:rsidP="007535F4">
      <w:pPr>
        <w:pStyle w:val="Ttulo2"/>
        <w:jc w:val="both"/>
        <w:rPr>
          <w:rFonts w:ascii="Calibri" w:hAnsi="Calibri" w:cs="Calibri"/>
          <w:lang w:val="ca-ES"/>
        </w:rPr>
      </w:pPr>
      <w:r>
        <w:rPr>
          <w:rFonts w:ascii="Calibri" w:hAnsi="Calibri" w:cs="Calibri"/>
          <w:lang w:val="ca-ES"/>
        </w:rPr>
        <w:t>1</w:t>
      </w:r>
      <w:r w:rsidR="00C41BFF">
        <w:rPr>
          <w:rFonts w:ascii="Calibri" w:hAnsi="Calibri" w:cs="Calibri"/>
          <w:lang w:val="ca-ES"/>
        </w:rPr>
        <w:t>2</w:t>
      </w:r>
      <w:r w:rsidR="00000000" w:rsidRPr="00A4361A">
        <w:rPr>
          <w:rFonts w:ascii="Calibri" w:hAnsi="Calibri" w:cs="Calibri"/>
          <w:lang w:val="ca-ES"/>
        </w:rPr>
        <w:t>.4. Possibles millores futures</w:t>
      </w:r>
    </w:p>
    <w:p w14:paraId="338EABD7" w14:textId="77777777" w:rsidR="00A4361A" w:rsidRDefault="00A4361A" w:rsidP="007535F4">
      <w:pPr>
        <w:pStyle w:val="Ttulo1"/>
        <w:jc w:val="both"/>
        <w:rPr>
          <w:rFonts w:ascii="Calibri" w:hAnsi="Calibri" w:cs="Calibri"/>
          <w:lang w:val="ca-ES"/>
        </w:rPr>
        <w:sectPr w:rsidR="00A4361A" w:rsidSect="00014E51">
          <w:pgSz w:w="11901" w:h="16817"/>
          <w:pgMar w:top="1797" w:right="1440" w:bottom="1797" w:left="1440" w:header="720" w:footer="720" w:gutter="567"/>
          <w:cols w:space="720"/>
          <w:docGrid w:linePitch="360"/>
        </w:sectPr>
      </w:pPr>
    </w:p>
    <w:p w14:paraId="4B105996" w14:textId="60E62472" w:rsidR="00F30594" w:rsidRPr="00A4361A" w:rsidRDefault="00000000" w:rsidP="007535F4">
      <w:pPr>
        <w:pStyle w:val="Ttulo1"/>
        <w:jc w:val="both"/>
        <w:rPr>
          <w:rFonts w:ascii="Calibri" w:hAnsi="Calibri" w:cs="Calibri"/>
          <w:lang w:val="ca-ES"/>
        </w:rPr>
      </w:pPr>
      <w:r w:rsidRPr="00A4361A">
        <w:rPr>
          <w:rFonts w:ascii="Calibri" w:hAnsi="Calibri" w:cs="Calibri"/>
          <w:lang w:val="ca-ES"/>
        </w:rPr>
        <w:lastRenderedPageBreak/>
        <w:t>1</w:t>
      </w:r>
      <w:r w:rsidR="00C41BFF">
        <w:rPr>
          <w:rFonts w:ascii="Calibri" w:hAnsi="Calibri" w:cs="Calibri"/>
          <w:lang w:val="ca-ES"/>
        </w:rPr>
        <w:t>3</w:t>
      </w:r>
      <w:r w:rsidRPr="00A4361A">
        <w:rPr>
          <w:rFonts w:ascii="Calibri" w:hAnsi="Calibri" w:cs="Calibri"/>
          <w:lang w:val="ca-ES"/>
        </w:rPr>
        <w:t>. Conclusions</w:t>
      </w:r>
    </w:p>
    <w:p w14:paraId="1D091E07" w14:textId="4299650C" w:rsidR="00F30594" w:rsidRPr="00A4361A" w:rsidRDefault="00000000" w:rsidP="007535F4">
      <w:pPr>
        <w:pStyle w:val="Ttulo2"/>
        <w:jc w:val="both"/>
        <w:rPr>
          <w:rFonts w:ascii="Calibri" w:hAnsi="Calibri" w:cs="Calibri"/>
          <w:lang w:val="ca-ES"/>
        </w:rPr>
      </w:pPr>
      <w:r w:rsidRPr="00A4361A">
        <w:rPr>
          <w:rFonts w:ascii="Calibri" w:hAnsi="Calibri" w:cs="Calibri"/>
          <w:lang w:val="ca-ES"/>
        </w:rPr>
        <w:t>1</w:t>
      </w:r>
      <w:r w:rsidR="00C41BFF">
        <w:rPr>
          <w:rFonts w:ascii="Calibri" w:hAnsi="Calibri" w:cs="Calibri"/>
          <w:lang w:val="ca-ES"/>
        </w:rPr>
        <w:t>3</w:t>
      </w:r>
      <w:r w:rsidRPr="00A4361A">
        <w:rPr>
          <w:rFonts w:ascii="Calibri" w:hAnsi="Calibri" w:cs="Calibri"/>
          <w:lang w:val="ca-ES"/>
        </w:rPr>
        <w:t>.1. Resum dels objectius assolits</w:t>
      </w:r>
    </w:p>
    <w:p w14:paraId="66D191D6" w14:textId="033F77DB" w:rsidR="00F30594" w:rsidRPr="00A4361A" w:rsidRDefault="00000000" w:rsidP="007535F4">
      <w:pPr>
        <w:pStyle w:val="Ttulo2"/>
        <w:jc w:val="both"/>
        <w:rPr>
          <w:rFonts w:ascii="Calibri" w:hAnsi="Calibri" w:cs="Calibri"/>
          <w:lang w:val="ca-ES"/>
        </w:rPr>
      </w:pPr>
      <w:r w:rsidRPr="00A4361A">
        <w:rPr>
          <w:rFonts w:ascii="Calibri" w:hAnsi="Calibri" w:cs="Calibri"/>
          <w:lang w:val="ca-ES"/>
        </w:rPr>
        <w:t>1</w:t>
      </w:r>
      <w:r w:rsidR="00C41BFF">
        <w:rPr>
          <w:rFonts w:ascii="Calibri" w:hAnsi="Calibri" w:cs="Calibri"/>
          <w:lang w:val="ca-ES"/>
        </w:rPr>
        <w:t>3</w:t>
      </w:r>
      <w:r w:rsidRPr="00A4361A">
        <w:rPr>
          <w:rFonts w:ascii="Calibri" w:hAnsi="Calibri" w:cs="Calibri"/>
          <w:lang w:val="ca-ES"/>
        </w:rPr>
        <w:t>.2. Aportacions tecnològiques i pràctiques</w:t>
      </w:r>
    </w:p>
    <w:p w14:paraId="47531047" w14:textId="6CA32F57" w:rsidR="00F30594" w:rsidRPr="00A4361A" w:rsidRDefault="005E6273" w:rsidP="007535F4">
      <w:pPr>
        <w:pStyle w:val="Ttulo2"/>
        <w:jc w:val="both"/>
        <w:rPr>
          <w:rFonts w:ascii="Calibri" w:hAnsi="Calibri" w:cs="Calibri"/>
          <w:lang w:val="ca-ES"/>
        </w:rPr>
      </w:pPr>
      <w:r>
        <w:rPr>
          <w:rFonts w:ascii="Calibri" w:hAnsi="Calibri" w:cs="Calibri"/>
          <w:lang w:val="ca-ES"/>
        </w:rPr>
        <w:t>1</w:t>
      </w:r>
      <w:r w:rsidR="00C41BFF">
        <w:rPr>
          <w:rFonts w:ascii="Calibri" w:hAnsi="Calibri" w:cs="Calibri"/>
          <w:lang w:val="ca-ES"/>
        </w:rPr>
        <w:t>3</w:t>
      </w:r>
      <w:r w:rsidR="00000000" w:rsidRPr="00A4361A">
        <w:rPr>
          <w:rFonts w:ascii="Calibri" w:hAnsi="Calibri" w:cs="Calibri"/>
          <w:lang w:val="ca-ES"/>
        </w:rPr>
        <w:t>.3. Aplicabilitat del sistema a altres entorns</w:t>
      </w:r>
    </w:p>
    <w:p w14:paraId="3237920B" w14:textId="236BD555" w:rsidR="00F30594" w:rsidRPr="00A4361A" w:rsidRDefault="00000000" w:rsidP="007535F4">
      <w:pPr>
        <w:pStyle w:val="Ttulo2"/>
        <w:jc w:val="both"/>
        <w:rPr>
          <w:rFonts w:ascii="Calibri" w:hAnsi="Calibri" w:cs="Calibri"/>
          <w:lang w:val="ca-ES"/>
        </w:rPr>
      </w:pPr>
      <w:r w:rsidRPr="00A4361A">
        <w:rPr>
          <w:rFonts w:ascii="Calibri" w:hAnsi="Calibri" w:cs="Calibri"/>
          <w:lang w:val="ca-ES"/>
        </w:rPr>
        <w:t>1</w:t>
      </w:r>
      <w:r w:rsidR="00C41BFF">
        <w:rPr>
          <w:rFonts w:ascii="Calibri" w:hAnsi="Calibri" w:cs="Calibri"/>
          <w:lang w:val="ca-ES"/>
        </w:rPr>
        <w:t>3</w:t>
      </w:r>
      <w:r w:rsidRPr="00A4361A">
        <w:rPr>
          <w:rFonts w:ascii="Calibri" w:hAnsi="Calibri" w:cs="Calibri"/>
          <w:lang w:val="ca-ES"/>
        </w:rPr>
        <w:t>.4. Línies futures de desenvolupament</w:t>
      </w:r>
    </w:p>
    <w:p w14:paraId="0363373E" w14:textId="77777777" w:rsidR="00A4361A" w:rsidRDefault="00A4361A" w:rsidP="007535F4">
      <w:pPr>
        <w:pStyle w:val="Ttulo1"/>
        <w:jc w:val="both"/>
        <w:rPr>
          <w:rFonts w:ascii="Calibri" w:hAnsi="Calibri" w:cs="Calibri"/>
          <w:lang w:val="ca-ES"/>
        </w:rPr>
        <w:sectPr w:rsidR="00A4361A" w:rsidSect="00014E51">
          <w:pgSz w:w="11901" w:h="16817"/>
          <w:pgMar w:top="1797" w:right="1440" w:bottom="1797" w:left="1440" w:header="720" w:footer="720" w:gutter="567"/>
          <w:cols w:space="720"/>
          <w:docGrid w:linePitch="360"/>
        </w:sectPr>
      </w:pPr>
    </w:p>
    <w:p w14:paraId="18EA7382" w14:textId="3FE54A40" w:rsidR="00F30594" w:rsidRPr="00A4361A" w:rsidRDefault="00000000" w:rsidP="007535F4">
      <w:pPr>
        <w:pStyle w:val="Ttulo1"/>
        <w:jc w:val="both"/>
        <w:rPr>
          <w:rFonts w:ascii="Calibri" w:hAnsi="Calibri" w:cs="Calibri"/>
          <w:lang w:val="ca-ES"/>
        </w:rPr>
      </w:pPr>
      <w:r w:rsidRPr="00A4361A">
        <w:rPr>
          <w:rFonts w:ascii="Calibri" w:hAnsi="Calibri" w:cs="Calibri"/>
          <w:lang w:val="ca-ES"/>
        </w:rPr>
        <w:lastRenderedPageBreak/>
        <w:t>1</w:t>
      </w:r>
      <w:r w:rsidR="00C41BFF">
        <w:rPr>
          <w:rFonts w:ascii="Calibri" w:hAnsi="Calibri" w:cs="Calibri"/>
          <w:lang w:val="ca-ES"/>
        </w:rPr>
        <w:t>4</w:t>
      </w:r>
      <w:r w:rsidRPr="00A4361A">
        <w:rPr>
          <w:rFonts w:ascii="Calibri" w:hAnsi="Calibri" w:cs="Calibri"/>
          <w:lang w:val="ca-ES"/>
        </w:rPr>
        <w:t xml:space="preserve">. </w:t>
      </w:r>
      <w:r w:rsidR="00C41BFF">
        <w:rPr>
          <w:rFonts w:ascii="Calibri" w:hAnsi="Calibri" w:cs="Calibri"/>
          <w:lang w:val="ca-ES"/>
        </w:rPr>
        <w:t>Agraïments</w:t>
      </w:r>
    </w:p>
    <w:p w14:paraId="104AFABA" w14:textId="77777777" w:rsidR="00A4361A" w:rsidRDefault="00A4361A" w:rsidP="007535F4">
      <w:pPr>
        <w:pStyle w:val="Ttulo1"/>
        <w:jc w:val="both"/>
        <w:rPr>
          <w:rFonts w:ascii="Calibri" w:hAnsi="Calibri" w:cs="Calibri"/>
          <w:lang w:val="ca-ES"/>
        </w:rPr>
        <w:sectPr w:rsidR="00A4361A" w:rsidSect="00014E51">
          <w:pgSz w:w="11901" w:h="16817"/>
          <w:pgMar w:top="1797" w:right="1440" w:bottom="1797" w:left="1440" w:header="720" w:footer="720" w:gutter="567"/>
          <w:cols w:space="720"/>
          <w:docGrid w:linePitch="360"/>
        </w:sectPr>
      </w:pPr>
    </w:p>
    <w:p w14:paraId="2BE71106" w14:textId="6C7BCF7F" w:rsidR="00C41BFF" w:rsidRPr="00A4361A" w:rsidRDefault="00C41BFF" w:rsidP="00C41BFF">
      <w:pPr>
        <w:pStyle w:val="Ttulo1"/>
        <w:jc w:val="both"/>
        <w:rPr>
          <w:rFonts w:ascii="Calibri" w:hAnsi="Calibri" w:cs="Calibri"/>
          <w:lang w:val="ca-ES"/>
        </w:rPr>
      </w:pPr>
      <w:r w:rsidRPr="00A4361A">
        <w:rPr>
          <w:rFonts w:ascii="Calibri" w:hAnsi="Calibri" w:cs="Calibri"/>
          <w:lang w:val="ca-ES"/>
        </w:rPr>
        <w:lastRenderedPageBreak/>
        <w:t>1</w:t>
      </w:r>
      <w:r>
        <w:rPr>
          <w:rFonts w:ascii="Calibri" w:hAnsi="Calibri" w:cs="Calibri"/>
          <w:lang w:val="ca-ES"/>
        </w:rPr>
        <w:t>5</w:t>
      </w:r>
      <w:r w:rsidRPr="00A4361A">
        <w:rPr>
          <w:rFonts w:ascii="Calibri" w:hAnsi="Calibri" w:cs="Calibri"/>
          <w:lang w:val="ca-ES"/>
        </w:rPr>
        <w:t>. Bibliografia</w:t>
      </w:r>
    </w:p>
    <w:p w14:paraId="5A84ED8B" w14:textId="77777777" w:rsidR="00C41BFF" w:rsidRDefault="00C41BFF" w:rsidP="00C41BFF">
      <w:pPr>
        <w:pStyle w:val="Ttulo1"/>
        <w:jc w:val="both"/>
        <w:rPr>
          <w:rFonts w:ascii="Calibri" w:hAnsi="Calibri" w:cs="Calibri"/>
          <w:lang w:val="ca-ES"/>
        </w:rPr>
        <w:sectPr w:rsidR="00C41BFF" w:rsidSect="00014E51">
          <w:pgSz w:w="11901" w:h="16817"/>
          <w:pgMar w:top="1797" w:right="1440" w:bottom="1797" w:left="1440" w:header="720" w:footer="720" w:gutter="567"/>
          <w:cols w:space="720"/>
          <w:docGrid w:linePitch="360"/>
        </w:sectPr>
      </w:pPr>
    </w:p>
    <w:p w14:paraId="755E0EF3" w14:textId="38D379F2" w:rsidR="00F30594" w:rsidRPr="00A4361A" w:rsidRDefault="00000000" w:rsidP="007535F4">
      <w:pPr>
        <w:pStyle w:val="Ttulo1"/>
        <w:jc w:val="both"/>
        <w:rPr>
          <w:rFonts w:ascii="Calibri" w:hAnsi="Calibri" w:cs="Calibri"/>
          <w:lang w:val="ca-ES"/>
        </w:rPr>
      </w:pPr>
      <w:r w:rsidRPr="00A4361A">
        <w:rPr>
          <w:rFonts w:ascii="Calibri" w:hAnsi="Calibri" w:cs="Calibri"/>
          <w:lang w:val="ca-ES"/>
        </w:rPr>
        <w:lastRenderedPageBreak/>
        <w:t>1</w:t>
      </w:r>
      <w:r w:rsidR="00C41BFF">
        <w:rPr>
          <w:rFonts w:ascii="Calibri" w:hAnsi="Calibri" w:cs="Calibri"/>
          <w:lang w:val="ca-ES"/>
        </w:rPr>
        <w:t>6</w:t>
      </w:r>
      <w:r w:rsidRPr="00A4361A">
        <w:rPr>
          <w:rFonts w:ascii="Calibri" w:hAnsi="Calibri" w:cs="Calibri"/>
          <w:lang w:val="ca-ES"/>
        </w:rPr>
        <w:t>. Annexos</w:t>
      </w:r>
    </w:p>
    <w:sectPr w:rsidR="00F30594" w:rsidRPr="00A4361A" w:rsidSect="00014E51">
      <w:pgSz w:w="11901" w:h="16817"/>
      <w:pgMar w:top="1797" w:right="1440" w:bottom="1797" w:left="1440" w:header="720" w:footer="720" w:gutter="567"/>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ALIA VIA-DUFRESNE" w:date="2025-12-13T14:56:00Z" w:initials="NV">
    <w:p w14:paraId="735E6D0D" w14:textId="77777777" w:rsidR="00014E51" w:rsidRDefault="00014E51" w:rsidP="00014E51">
      <w:r>
        <w:rPr>
          <w:rStyle w:val="Refdecomentario"/>
        </w:rPr>
        <w:annotationRef/>
      </w:r>
      <w:r>
        <w:rPr>
          <w:sz w:val="20"/>
          <w:szCs w:val="20"/>
        </w:rPr>
        <w:t>Revisar</w:t>
      </w:r>
    </w:p>
  </w:comment>
  <w:comment w:id="1" w:author="NATALIA VIA-DUFRESNE" w:date="2025-11-02T22:18:00Z" w:initials="NV">
    <w:p w14:paraId="4720EB68" w14:textId="1C863B99" w:rsidR="00F702DC" w:rsidRDefault="00F702DC" w:rsidP="00F702DC">
      <w:r>
        <w:rPr>
          <w:rStyle w:val="Refdecomentario"/>
        </w:rPr>
        <w:annotationRef/>
      </w:r>
      <w:r>
        <w:rPr>
          <w:sz w:val="20"/>
          <w:szCs w:val="20"/>
        </w:rPr>
        <w:t>Comprovar</w:t>
      </w:r>
    </w:p>
  </w:comment>
  <w:comment w:id="2" w:author="NATALIA VIA-DUFRESNE" w:date="2025-11-02T22:17:00Z" w:initials="NV">
    <w:p w14:paraId="5A5BCFD8" w14:textId="1460AB8E" w:rsidR="00F702DC" w:rsidRDefault="00F702DC" w:rsidP="00F702DC">
      <w:r>
        <w:rPr>
          <w:rStyle w:val="Refdecomentario"/>
        </w:rPr>
        <w:annotationRef/>
      </w:r>
      <w:r>
        <w:rPr>
          <w:sz w:val="20"/>
          <w:szCs w:val="20"/>
        </w:rPr>
        <w:t>Revisar</w:t>
      </w:r>
    </w:p>
  </w:comment>
  <w:comment w:id="3" w:author="NATALIA VIA-DUFRESNE" w:date="2025-11-02T22:19:00Z" w:initials="NV">
    <w:p w14:paraId="4C2E5608" w14:textId="77777777" w:rsidR="00F702DC" w:rsidRDefault="00F702DC" w:rsidP="00F702DC">
      <w:r>
        <w:rPr>
          <w:rStyle w:val="Refdecomentario"/>
        </w:rPr>
        <w:annotationRef/>
      </w:r>
      <w:r>
        <w:rPr>
          <w:sz w:val="20"/>
          <w:szCs w:val="20"/>
        </w:rPr>
        <w:t>explaiar-se</w:t>
      </w:r>
    </w:p>
  </w:comment>
  <w:comment w:id="4" w:author="NATALIA VIA-DUFRESNE" w:date="2025-11-02T22:20:00Z" w:initials="NV">
    <w:p w14:paraId="07AEFBA5" w14:textId="77777777" w:rsidR="00F702DC" w:rsidRDefault="00F702DC" w:rsidP="00F702DC">
      <w:r>
        <w:rPr>
          <w:rStyle w:val="Refdecomentario"/>
        </w:rPr>
        <w:annotationRef/>
      </w:r>
      <w:r>
        <w:rPr>
          <w:sz w:val="20"/>
          <w:szCs w:val="20"/>
        </w:rPr>
        <w:t>Revisar</w:t>
      </w:r>
    </w:p>
  </w:comment>
  <w:comment w:id="5" w:author="NATALIA VIA-DUFRESNE" w:date="2025-11-02T22:21:00Z" w:initials="NV">
    <w:p w14:paraId="502535E7" w14:textId="77777777" w:rsidR="00F702DC" w:rsidRDefault="00F702DC" w:rsidP="00F702DC">
      <w:r>
        <w:rPr>
          <w:rStyle w:val="Refdecomentario"/>
        </w:rPr>
        <w:annotationRef/>
      </w:r>
      <w:r>
        <w:rPr>
          <w:sz w:val="20"/>
          <w:szCs w:val="20"/>
        </w:rPr>
        <w:t>Revisar</w:t>
      </w:r>
    </w:p>
  </w:comment>
  <w:comment w:id="6" w:author="NATALIA VIA-DUFRESNE" w:date="2025-11-02T22:21:00Z" w:initials="NV">
    <w:p w14:paraId="6620B46F" w14:textId="77777777" w:rsidR="00F702DC" w:rsidRDefault="00F702DC" w:rsidP="00F702DC">
      <w:r>
        <w:rPr>
          <w:rStyle w:val="Refdecomentario"/>
        </w:rPr>
        <w:annotationRef/>
      </w:r>
      <w:r>
        <w:rPr>
          <w:sz w:val="20"/>
          <w:szCs w:val="20"/>
        </w:rPr>
        <w:t>Revisar</w:t>
      </w:r>
    </w:p>
  </w:comment>
  <w:comment w:id="7" w:author="NATALIA VIA-DUFRESNE" w:date="2025-11-02T22:22:00Z" w:initials="NV">
    <w:p w14:paraId="748DF5EB" w14:textId="77777777" w:rsidR="00F702DC" w:rsidRDefault="00F702DC" w:rsidP="00F702DC">
      <w:r>
        <w:rPr>
          <w:rStyle w:val="Refdecomentario"/>
        </w:rPr>
        <w:annotationRef/>
      </w:r>
      <w:r>
        <w:rPr>
          <w:sz w:val="20"/>
          <w:szCs w:val="20"/>
        </w:rPr>
        <w:t>Revisar</w:t>
      </w:r>
    </w:p>
  </w:comment>
  <w:comment w:id="8" w:author="NATALIA VIA-DUFRESNE" w:date="2025-11-02T22:27:00Z" w:initials="NV">
    <w:p w14:paraId="24528F70" w14:textId="77777777" w:rsidR="00BE1EAB" w:rsidRDefault="00BE1EAB" w:rsidP="00BE1EAB">
      <w:r>
        <w:rPr>
          <w:rStyle w:val="Refdecomentario"/>
        </w:rPr>
        <w:annotationRef/>
      </w:r>
      <w:r>
        <w:rPr>
          <w:sz w:val="20"/>
          <w:szCs w:val="20"/>
        </w:rPr>
        <w:t>Revisar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5E6D0D" w15:done="0"/>
  <w15:commentEx w15:paraId="4720EB68" w15:done="0"/>
  <w15:commentEx w15:paraId="5A5BCFD8" w15:done="0"/>
  <w15:commentEx w15:paraId="4C2E5608" w15:done="0"/>
  <w15:commentEx w15:paraId="07AEFBA5" w15:done="0"/>
  <w15:commentEx w15:paraId="502535E7" w15:done="0"/>
  <w15:commentEx w15:paraId="6620B46F" w15:done="0"/>
  <w15:commentEx w15:paraId="748DF5EB" w15:done="0"/>
  <w15:commentEx w15:paraId="24528F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C2E5D6" w16cex:dateUtc="2025-12-13T13:56:00Z"/>
  <w16cex:commentExtensible w16cex:durableId="4E2F2A8F" w16cex:dateUtc="2025-11-02T21:18:00Z"/>
  <w16cex:commentExtensible w16cex:durableId="29776A35" w16cex:dateUtc="2025-11-02T21:17:00Z"/>
  <w16cex:commentExtensible w16cex:durableId="0656D917" w16cex:dateUtc="2025-11-02T21:19:00Z"/>
  <w16cex:commentExtensible w16cex:durableId="22B59A0C" w16cex:dateUtc="2025-11-02T21:20:00Z"/>
  <w16cex:commentExtensible w16cex:durableId="6790C0E8" w16cex:dateUtc="2025-11-02T21:21:00Z"/>
  <w16cex:commentExtensible w16cex:durableId="056343C2" w16cex:dateUtc="2025-11-02T21:21:00Z"/>
  <w16cex:commentExtensible w16cex:durableId="239FA19E" w16cex:dateUtc="2025-11-02T21:22:00Z"/>
  <w16cex:commentExtensible w16cex:durableId="41234FDC" w16cex:dateUtc="2025-11-02T2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5E6D0D" w16cid:durableId="3BC2E5D6"/>
  <w16cid:commentId w16cid:paraId="4720EB68" w16cid:durableId="4E2F2A8F"/>
  <w16cid:commentId w16cid:paraId="5A5BCFD8" w16cid:durableId="29776A35"/>
  <w16cid:commentId w16cid:paraId="4C2E5608" w16cid:durableId="0656D917"/>
  <w16cid:commentId w16cid:paraId="07AEFBA5" w16cid:durableId="22B59A0C"/>
  <w16cid:commentId w16cid:paraId="502535E7" w16cid:durableId="6790C0E8"/>
  <w16cid:commentId w16cid:paraId="6620B46F" w16cid:durableId="056343C2"/>
  <w16cid:commentId w16cid:paraId="748DF5EB" w16cid:durableId="239FA19E"/>
  <w16cid:commentId w16cid:paraId="24528F70" w16cid:durableId="41234FD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B8F28E2"/>
    <w:multiLevelType w:val="multilevel"/>
    <w:tmpl w:val="4CE0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363A3"/>
    <w:multiLevelType w:val="multilevel"/>
    <w:tmpl w:val="4988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C7F13"/>
    <w:multiLevelType w:val="multilevel"/>
    <w:tmpl w:val="BB66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13BF1"/>
    <w:multiLevelType w:val="multilevel"/>
    <w:tmpl w:val="B60E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681A6A"/>
    <w:multiLevelType w:val="multilevel"/>
    <w:tmpl w:val="2832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268465">
    <w:abstractNumId w:val="8"/>
  </w:num>
  <w:num w:numId="2" w16cid:durableId="1991864669">
    <w:abstractNumId w:val="6"/>
  </w:num>
  <w:num w:numId="3" w16cid:durableId="908735891">
    <w:abstractNumId w:val="5"/>
  </w:num>
  <w:num w:numId="4" w16cid:durableId="992875337">
    <w:abstractNumId w:val="4"/>
  </w:num>
  <w:num w:numId="5" w16cid:durableId="126776997">
    <w:abstractNumId w:val="7"/>
  </w:num>
  <w:num w:numId="6" w16cid:durableId="1039355237">
    <w:abstractNumId w:val="3"/>
  </w:num>
  <w:num w:numId="7" w16cid:durableId="2101370770">
    <w:abstractNumId w:val="2"/>
  </w:num>
  <w:num w:numId="8" w16cid:durableId="1860849958">
    <w:abstractNumId w:val="1"/>
  </w:num>
  <w:num w:numId="9" w16cid:durableId="511574252">
    <w:abstractNumId w:val="0"/>
  </w:num>
  <w:num w:numId="10" w16cid:durableId="600529228">
    <w:abstractNumId w:val="11"/>
  </w:num>
  <w:num w:numId="11" w16cid:durableId="109935321">
    <w:abstractNumId w:val="13"/>
  </w:num>
  <w:num w:numId="12" w16cid:durableId="316767670">
    <w:abstractNumId w:val="10"/>
  </w:num>
  <w:num w:numId="13" w16cid:durableId="1149206152">
    <w:abstractNumId w:val="9"/>
  </w:num>
  <w:num w:numId="14" w16cid:durableId="158017122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LIA VIA-DUFRESNE">
    <w15:presenceInfo w15:providerId="Windows Live" w15:userId="1cbc9a11880618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mirrorMargi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E51"/>
    <w:rsid w:val="00034616"/>
    <w:rsid w:val="0006063C"/>
    <w:rsid w:val="00073B51"/>
    <w:rsid w:val="00113560"/>
    <w:rsid w:val="0015074B"/>
    <w:rsid w:val="001C51C8"/>
    <w:rsid w:val="0029639D"/>
    <w:rsid w:val="00296703"/>
    <w:rsid w:val="002D28A7"/>
    <w:rsid w:val="00326F90"/>
    <w:rsid w:val="00375B62"/>
    <w:rsid w:val="003B3442"/>
    <w:rsid w:val="003F4C1E"/>
    <w:rsid w:val="004B36CD"/>
    <w:rsid w:val="004F1729"/>
    <w:rsid w:val="005E6273"/>
    <w:rsid w:val="00684887"/>
    <w:rsid w:val="007535F4"/>
    <w:rsid w:val="007B1A56"/>
    <w:rsid w:val="00831F8E"/>
    <w:rsid w:val="00A4361A"/>
    <w:rsid w:val="00A707D1"/>
    <w:rsid w:val="00AA1D8D"/>
    <w:rsid w:val="00B150D1"/>
    <w:rsid w:val="00B47730"/>
    <w:rsid w:val="00BE1EAB"/>
    <w:rsid w:val="00BF774F"/>
    <w:rsid w:val="00C41BFF"/>
    <w:rsid w:val="00C477FD"/>
    <w:rsid w:val="00C83BE3"/>
    <w:rsid w:val="00CB0664"/>
    <w:rsid w:val="00DC3CB8"/>
    <w:rsid w:val="00F30594"/>
    <w:rsid w:val="00F702DC"/>
    <w:rsid w:val="00F72189"/>
    <w:rsid w:val="00FA22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B0052"/>
  <w14:defaultImageDpi w14:val="300"/>
  <w15:docId w15:val="{C85657B5-E6D1-BB42-B99D-DD833E29F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D28A7"/>
    <w:pPr>
      <w:spacing w:before="120" w:after="0"/>
    </w:pPr>
    <w:rPr>
      <w:b/>
      <w:bCs/>
      <w:i/>
      <w:iCs/>
      <w:sz w:val="24"/>
      <w:szCs w:val="24"/>
    </w:rPr>
  </w:style>
  <w:style w:type="paragraph" w:styleId="TDC2">
    <w:name w:val="toc 2"/>
    <w:basedOn w:val="Normal"/>
    <w:next w:val="Normal"/>
    <w:autoRedefine/>
    <w:uiPriority w:val="39"/>
    <w:unhideWhenUsed/>
    <w:rsid w:val="002D28A7"/>
    <w:pPr>
      <w:spacing w:before="120" w:after="0"/>
      <w:ind w:left="220"/>
    </w:pPr>
    <w:rPr>
      <w:b/>
      <w:bCs/>
    </w:rPr>
  </w:style>
  <w:style w:type="paragraph" w:styleId="TDC3">
    <w:name w:val="toc 3"/>
    <w:basedOn w:val="Normal"/>
    <w:next w:val="Normal"/>
    <w:autoRedefine/>
    <w:uiPriority w:val="39"/>
    <w:unhideWhenUsed/>
    <w:rsid w:val="002D28A7"/>
    <w:pPr>
      <w:spacing w:after="0"/>
      <w:ind w:left="440"/>
    </w:pPr>
    <w:rPr>
      <w:sz w:val="20"/>
      <w:szCs w:val="20"/>
    </w:rPr>
  </w:style>
  <w:style w:type="paragraph" w:styleId="TDC4">
    <w:name w:val="toc 4"/>
    <w:basedOn w:val="Normal"/>
    <w:next w:val="Normal"/>
    <w:autoRedefine/>
    <w:uiPriority w:val="39"/>
    <w:unhideWhenUsed/>
    <w:rsid w:val="002D28A7"/>
    <w:pPr>
      <w:spacing w:after="0"/>
      <w:ind w:left="660"/>
    </w:pPr>
    <w:rPr>
      <w:sz w:val="20"/>
      <w:szCs w:val="20"/>
    </w:rPr>
  </w:style>
  <w:style w:type="paragraph" w:styleId="TDC5">
    <w:name w:val="toc 5"/>
    <w:basedOn w:val="Normal"/>
    <w:next w:val="Normal"/>
    <w:autoRedefine/>
    <w:uiPriority w:val="39"/>
    <w:unhideWhenUsed/>
    <w:rsid w:val="002D28A7"/>
    <w:pPr>
      <w:spacing w:after="0"/>
      <w:ind w:left="880"/>
    </w:pPr>
    <w:rPr>
      <w:sz w:val="20"/>
      <w:szCs w:val="20"/>
    </w:rPr>
  </w:style>
  <w:style w:type="paragraph" w:styleId="TDC6">
    <w:name w:val="toc 6"/>
    <w:basedOn w:val="Normal"/>
    <w:next w:val="Normal"/>
    <w:autoRedefine/>
    <w:uiPriority w:val="39"/>
    <w:unhideWhenUsed/>
    <w:rsid w:val="002D28A7"/>
    <w:pPr>
      <w:spacing w:after="0"/>
      <w:ind w:left="1100"/>
    </w:pPr>
    <w:rPr>
      <w:sz w:val="20"/>
      <w:szCs w:val="20"/>
    </w:rPr>
  </w:style>
  <w:style w:type="paragraph" w:styleId="TDC7">
    <w:name w:val="toc 7"/>
    <w:basedOn w:val="Normal"/>
    <w:next w:val="Normal"/>
    <w:autoRedefine/>
    <w:uiPriority w:val="39"/>
    <w:unhideWhenUsed/>
    <w:rsid w:val="002D28A7"/>
    <w:pPr>
      <w:spacing w:after="0"/>
      <w:ind w:left="1320"/>
    </w:pPr>
    <w:rPr>
      <w:sz w:val="20"/>
      <w:szCs w:val="20"/>
    </w:rPr>
  </w:style>
  <w:style w:type="paragraph" w:styleId="TDC8">
    <w:name w:val="toc 8"/>
    <w:basedOn w:val="Normal"/>
    <w:next w:val="Normal"/>
    <w:autoRedefine/>
    <w:uiPriority w:val="39"/>
    <w:unhideWhenUsed/>
    <w:rsid w:val="002D28A7"/>
    <w:pPr>
      <w:spacing w:after="0"/>
      <w:ind w:left="1540"/>
    </w:pPr>
    <w:rPr>
      <w:sz w:val="20"/>
      <w:szCs w:val="20"/>
    </w:rPr>
  </w:style>
  <w:style w:type="paragraph" w:styleId="TDC9">
    <w:name w:val="toc 9"/>
    <w:basedOn w:val="Normal"/>
    <w:next w:val="Normal"/>
    <w:autoRedefine/>
    <w:uiPriority w:val="39"/>
    <w:unhideWhenUsed/>
    <w:rsid w:val="002D28A7"/>
    <w:pPr>
      <w:spacing w:after="0"/>
      <w:ind w:left="1760"/>
    </w:pPr>
    <w:rPr>
      <w:sz w:val="20"/>
      <w:szCs w:val="20"/>
    </w:rPr>
  </w:style>
  <w:style w:type="character" w:styleId="Hipervnculo">
    <w:name w:val="Hyperlink"/>
    <w:basedOn w:val="Fuentedeprrafopredeter"/>
    <w:uiPriority w:val="99"/>
    <w:unhideWhenUsed/>
    <w:rsid w:val="002D28A7"/>
    <w:rPr>
      <w:color w:val="0000FF" w:themeColor="hyperlink"/>
      <w:u w:val="single"/>
    </w:rPr>
  </w:style>
  <w:style w:type="paragraph" w:styleId="NormalWeb">
    <w:name w:val="Normal (Web)"/>
    <w:basedOn w:val="Normal"/>
    <w:uiPriority w:val="99"/>
    <w:unhideWhenUsed/>
    <w:rsid w:val="00DC3CB8"/>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customStyle="1" w:styleId="apple-converted-space">
    <w:name w:val="apple-converted-space"/>
    <w:basedOn w:val="Fuentedeprrafopredeter"/>
    <w:rsid w:val="00DC3CB8"/>
  </w:style>
  <w:style w:type="paragraph" w:styleId="Revisin">
    <w:name w:val="Revision"/>
    <w:hidden/>
    <w:uiPriority w:val="99"/>
    <w:semiHidden/>
    <w:rsid w:val="007535F4"/>
    <w:pPr>
      <w:spacing w:after="0" w:line="240" w:lineRule="auto"/>
    </w:pPr>
  </w:style>
  <w:style w:type="character" w:styleId="Refdecomentario">
    <w:name w:val="annotation reference"/>
    <w:basedOn w:val="Fuentedeprrafopredeter"/>
    <w:uiPriority w:val="99"/>
    <w:semiHidden/>
    <w:unhideWhenUsed/>
    <w:rsid w:val="00F702DC"/>
    <w:rPr>
      <w:sz w:val="16"/>
      <w:szCs w:val="16"/>
    </w:rPr>
  </w:style>
  <w:style w:type="paragraph" w:styleId="Textocomentario">
    <w:name w:val="annotation text"/>
    <w:basedOn w:val="Normal"/>
    <w:link w:val="TextocomentarioCar"/>
    <w:uiPriority w:val="99"/>
    <w:semiHidden/>
    <w:unhideWhenUsed/>
    <w:rsid w:val="00F702D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702DC"/>
    <w:rPr>
      <w:sz w:val="20"/>
      <w:szCs w:val="20"/>
    </w:rPr>
  </w:style>
  <w:style w:type="paragraph" w:styleId="Asuntodelcomentario">
    <w:name w:val="annotation subject"/>
    <w:basedOn w:val="Textocomentario"/>
    <w:next w:val="Textocomentario"/>
    <w:link w:val="AsuntodelcomentarioCar"/>
    <w:uiPriority w:val="99"/>
    <w:semiHidden/>
    <w:unhideWhenUsed/>
    <w:rsid w:val="00F702DC"/>
    <w:rPr>
      <w:b/>
      <w:bCs/>
    </w:rPr>
  </w:style>
  <w:style w:type="character" w:customStyle="1" w:styleId="AsuntodelcomentarioCar">
    <w:name w:val="Asunto del comentario Car"/>
    <w:basedOn w:val="TextocomentarioCar"/>
    <w:link w:val="Asuntodelcomentario"/>
    <w:uiPriority w:val="99"/>
    <w:semiHidden/>
    <w:rsid w:val="00F702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19</Pages>
  <Words>2044</Words>
  <Characters>11248</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NATALIA VIA-DUFRESNE</cp:lastModifiedBy>
  <cp:revision>9</cp:revision>
  <dcterms:created xsi:type="dcterms:W3CDTF">2025-11-02T19:54:00Z</dcterms:created>
  <dcterms:modified xsi:type="dcterms:W3CDTF">2025-12-13T14:04:00Z</dcterms:modified>
  <cp:category/>
</cp:coreProperties>
</file>